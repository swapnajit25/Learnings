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177900">
      <w:pPr>
        <w:pStyle w:val="Heading2"/>
      </w:pPr>
      <w:r>
        <w:t>Angular</w:t>
      </w:r>
    </w:p>
    <w:p w:rsidR="00224997" w:rsidRDefault="00224997" w:rsidP="00224997">
      <w:pPr>
        <w:pStyle w:val="Heading2"/>
      </w:pPr>
      <w:r>
        <w:t>Getting Started</w:t>
      </w:r>
    </w:p>
    <w:p w:rsidR="00AE4C07" w:rsidRDefault="00AE4C07" w:rsidP="00AE4C07">
      <w:r>
        <w:t>Practice:</w:t>
      </w:r>
    </w:p>
    <w:p w:rsidR="00AE4C07" w:rsidRDefault="001E7711" w:rsidP="00AE4C07">
      <w:hyperlink r:id="rId9" w:history="1">
        <w:r w:rsidR="00AE4C07">
          <w:rPr>
            <w:rStyle w:val="Hyperlink"/>
          </w:rPr>
          <w:t>https://jcoop.io/angular-practice-exercises/</w:t>
        </w:r>
      </w:hyperlink>
    </w:p>
    <w:p w:rsidR="00AE4C07" w:rsidRDefault="00AE4C07" w:rsidP="00AE4C07">
      <w:r>
        <w:t>Git hub:</w:t>
      </w:r>
    </w:p>
    <w:p w:rsidR="00AE4C07" w:rsidRPr="00AE4C07" w:rsidRDefault="001E7711" w:rsidP="00AE4C07">
      <w:hyperlink r:id="rId10" w:history="1">
        <w:r w:rsidR="00AE4C07">
          <w:rPr>
            <w:rStyle w:val="Hyperlink"/>
          </w:rPr>
          <w:t>https://github.com/jmcooper/angular-fundamentals-files</w:t>
        </w:r>
      </w:hyperlink>
    </w:p>
    <w:p w:rsidR="00224997" w:rsidRDefault="00224997" w:rsidP="00224997">
      <w:pPr>
        <w:pStyle w:val="Heading3"/>
      </w:pPr>
      <w:r>
        <w:t>Angular JS vs Angular</w:t>
      </w:r>
    </w:p>
    <w:p w:rsidR="00224997" w:rsidRDefault="00224997" w:rsidP="00224997">
      <w:pPr>
        <w:rPr>
          <w:b/>
        </w:rPr>
      </w:pPr>
      <w:r>
        <w:rPr>
          <w:b/>
        </w:rPr>
        <w:t>Angular js</w:t>
      </w:r>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sudo npm install –g @angular/cli@7.1.2</w:t>
      </w:r>
    </w:p>
    <w:p w:rsidR="00224997" w:rsidRDefault="00224997" w:rsidP="00224997">
      <w:r>
        <w:t>Create a project using CLI</w:t>
      </w:r>
    </w:p>
    <w:p w:rsidR="00224997" w:rsidRDefault="00224997" w:rsidP="00224997">
      <w:r>
        <w:t>$ ng new ng-fundamentals</w:t>
      </w:r>
    </w:p>
    <w:p w:rsidR="000B5D98" w:rsidRDefault="000B5D98" w:rsidP="00224997">
      <w:r>
        <w:t>You may can copy existing project package.json and package-lock.json contents.</w:t>
      </w:r>
    </w:p>
    <w:p w:rsidR="000B5D98" w:rsidRDefault="000B5D98" w:rsidP="00224997">
      <w:r>
        <w:t>Delete the “node_modules” and then npm install</w:t>
      </w:r>
    </w:p>
    <w:p w:rsidR="000B5D98" w:rsidRDefault="000B5D98" w:rsidP="00224997">
      <w:r>
        <w:t>$ npm install</w:t>
      </w:r>
    </w:p>
    <w:p w:rsidR="00AA78F6" w:rsidRDefault="00AA78F6" w:rsidP="00224997">
      <w:r>
        <w:t xml:space="preserve">To start </w:t>
      </w:r>
    </w:p>
    <w:p w:rsidR="00AA78F6" w:rsidRDefault="00AA78F6" w:rsidP="00224997">
      <w:r>
        <w:t>$ npm start</w:t>
      </w:r>
    </w:p>
    <w:p w:rsidR="00AA78F6" w:rsidRDefault="00AA78F6" w:rsidP="00224997">
      <w:r>
        <w:t xml:space="preserve">If we access the app (default port 4200), it will launch the file </w:t>
      </w:r>
      <w:r w:rsidRPr="00AA78F6">
        <w:rPr>
          <w:b/>
        </w:rPr>
        <w:t>src/main.ts</w:t>
      </w:r>
      <w:r>
        <w:rPr>
          <w:b/>
        </w:rPr>
        <w:t xml:space="preserve"> </w:t>
      </w:r>
      <w:r>
        <w:t xml:space="preserve">This mapping can be found under package.json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r>
        <w:rPr>
          <w:b/>
        </w:rPr>
        <w:t xml:space="preserve">main.ts </w:t>
      </w:r>
      <w:r>
        <w:t xml:space="preserve">file will be loaded by web pack i.e. </w:t>
      </w:r>
      <w:r>
        <w:rPr>
          <w:b/>
        </w:rPr>
        <w:t xml:space="preserve">angular.json </w:t>
      </w:r>
      <w:r>
        <w:t>file</w:t>
      </w:r>
      <w:r w:rsidR="00CF5EF5">
        <w:t>.</w:t>
      </w:r>
    </w:p>
    <w:p w:rsidR="00CF5EF5" w:rsidRDefault="00CF5EF5" w:rsidP="00224997">
      <w:r>
        <w:t xml:space="preserve">Then the main.ts file will load the </w:t>
      </w:r>
      <w:r>
        <w:rPr>
          <w:b/>
        </w:rPr>
        <w:t xml:space="preserve">app.module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We need to create a ts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 xml:space="preserve">Register the component to root module file (app.module.ts) in </w:t>
      </w:r>
      <w:r>
        <w:rPr>
          <w:b/>
        </w:rPr>
        <w:t>declarations[]</w:t>
      </w:r>
    </w:p>
    <w:p w:rsidR="00320C4C" w:rsidRDefault="00320C4C" w:rsidP="00320C4C">
      <w:pPr>
        <w:pStyle w:val="Heading3"/>
      </w:pPr>
      <w:r>
        <w:t>Passing data to child component</w:t>
      </w:r>
    </w:p>
    <w:p w:rsidR="002A0232" w:rsidRDefault="002A0232" w:rsidP="002A0232">
      <w:r>
        <w:t xml:space="preserve">We need to pass through </w:t>
      </w:r>
      <w:r>
        <w:rPr>
          <w:b/>
        </w:rPr>
        <w:t xml:space="preserve">@Input()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r>
        <w:rPr>
          <w:b/>
        </w:rPr>
        <w:t xml:space="preserve">@Output()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Define a method in parent component.ts</w:t>
      </w:r>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r>
        <w:rPr>
          <w:color w:val="FF0000"/>
        </w:rPr>
        <w:t xml:space="preserve">A Issue faced with </w:t>
      </w:r>
      <w:r>
        <w:rPr>
          <w:b/>
          <w:color w:val="FF0000"/>
        </w:rPr>
        <w:t xml:space="preserve">EventEmitter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src of image)</w:t>
      </w:r>
    </w:p>
    <w:p w:rsidR="00D10841" w:rsidRDefault="00D10841" w:rsidP="002376D5">
      <w:r>
        <w:t>We can use expressing inside interpolation ex. {{ 2 + 2 }}, but there are restrictions as below</w:t>
      </w:r>
    </w:p>
    <w:p w:rsidR="00D10841" w:rsidRDefault="00D10841" w:rsidP="00D10841">
      <w:pPr>
        <w:pStyle w:val="ListParagraph"/>
        <w:numPr>
          <w:ilvl w:val="0"/>
          <w:numId w:val="6"/>
        </w:numPr>
      </w:pPr>
      <w:r>
        <w:t>Can’t use assignments (=, +=, ++, etc)</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“doSom</w:t>
      </w:r>
      <w:r w:rsidR="00044FDC">
        <w:t>e</w:t>
      </w:r>
      <w:r>
        <w:t>thing()”&gt;Click Me&lt;/button&gt;</w:t>
      </w:r>
    </w:p>
    <w:p w:rsidR="000B5D98" w:rsidRDefault="00D15CD0" w:rsidP="00D15CD0">
      <w:pPr>
        <w:pStyle w:val="Heading3"/>
      </w:pPr>
      <w:r>
        <w:t>Repeating data with *ngFor</w:t>
      </w:r>
    </w:p>
    <w:p w:rsidR="000C0305" w:rsidRDefault="000C0305" w:rsidP="000C0305">
      <w:pPr>
        <w:rPr>
          <w:b/>
        </w:rPr>
      </w:pPr>
      <w:r>
        <w:t xml:space="preserve">*ngFor is a structural directive which change the DOM. In angular structural directives starts with </w:t>
      </w:r>
      <w:r>
        <w:rPr>
          <w:b/>
        </w:rPr>
        <w:t>*</w:t>
      </w:r>
      <w:r w:rsidR="00601DBE">
        <w:rPr>
          <w:b/>
        </w:rPr>
        <w:t>.</w:t>
      </w:r>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 xml:space="preserve">*ngFor=”let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(can’t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*ngIf</w:t>
      </w:r>
    </w:p>
    <w:p w:rsidR="00940CD1" w:rsidRDefault="00A332DC" w:rsidP="00940CD1">
      <w:r>
        <w:rPr>
          <w:b/>
        </w:rPr>
        <w:t xml:space="preserve">*ngIf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*ngIf will just not hide the element but comment (completely removes the element )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r>
        <w:t>If we need something to show and hide frequently based on button click or something.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r>
        <w:t>ngSwitch</w:t>
      </w:r>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Styling component with ngClass</w:t>
      </w:r>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[class.green]</w:t>
      </w:r>
      <w:r>
        <w:t>=”event?.time === ‘8:00 am’” …</w:t>
      </w:r>
    </w:p>
    <w:p w:rsidR="00C60952" w:rsidRDefault="00C60952" w:rsidP="00CC47F3">
      <w:r>
        <w:t xml:space="preserve">Here </w:t>
      </w:r>
      <w:r>
        <w:rPr>
          <w:b/>
        </w:rPr>
        <w:t xml:space="preserve">green </w:t>
      </w:r>
      <w:r>
        <w:t>is a css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#003300 !important;}</w:t>
      </w:r>
    </w:p>
    <w:p w:rsidR="00283CDC" w:rsidRDefault="00283CDC" w:rsidP="00CC47F3"/>
    <w:p w:rsidR="00283CDC" w:rsidRDefault="00283CDC" w:rsidP="00CC47F3">
      <w:r>
        <w:t xml:space="preserve">But if we have many class to bind we have to use </w:t>
      </w:r>
      <w:r>
        <w:rPr>
          <w:b/>
        </w:rPr>
        <w:t xml:space="preserve">[ngClass] </w:t>
      </w:r>
      <w:r>
        <w:t>binding. This binding expects a object representing key as class name and value is an</w:t>
      </w:r>
      <w:r w:rsidR="009C6A84">
        <w:t xml:space="preserve"> boolean</w:t>
      </w:r>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We even can use this approach if the html attribute already have a class attribute, in that case both class binding and ngClass will append to the existing class.</w:t>
      </w:r>
    </w:p>
    <w:p w:rsidR="00600E7D" w:rsidRDefault="00600E7D" w:rsidP="00600E7D">
      <w:pPr>
        <w:pStyle w:val="Heading3"/>
      </w:pPr>
      <w:r>
        <w:t>Styling component with ngStyle</w:t>
      </w:r>
    </w:p>
    <w:p w:rsidR="00600E7D" w:rsidRDefault="00600E7D" w:rsidP="00600E7D">
      <w:pPr>
        <w:rPr>
          <w:b/>
        </w:rPr>
      </w:pPr>
      <w:r>
        <w:t>Just like class binding we can attach single style to tag using style binding.</w:t>
      </w:r>
      <w:r w:rsidR="00EB2006">
        <w:t xml:space="preserve"> To use multiple style we need to use </w:t>
      </w:r>
      <w:r w:rsidR="00EB2006">
        <w:rPr>
          <w:b/>
        </w:rPr>
        <w:t>ngStyle</w:t>
      </w:r>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in app.module.ts</w:t>
      </w:r>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nd use a third part library toast</w:t>
      </w:r>
      <w:r>
        <w:t>r(create pop up notification message)</w:t>
      </w:r>
      <w:r w:rsidR="002B0807">
        <w:t>.</w:t>
      </w:r>
    </w:p>
    <w:p w:rsidR="002B0807" w:rsidRDefault="002B0807" w:rsidP="00D4798F">
      <w:pPr>
        <w:pStyle w:val="ListParagraph"/>
        <w:numPr>
          <w:ilvl w:val="0"/>
          <w:numId w:val="7"/>
        </w:numPr>
      </w:pPr>
      <w:r>
        <w:t xml:space="preserve">$ npm install toastr </w:t>
      </w:r>
      <w:r w:rsidR="00BE5C76">
        <w:t>–</w:t>
      </w:r>
      <w:r>
        <w:t>save</w:t>
      </w:r>
    </w:p>
    <w:p w:rsidR="00BE5C76" w:rsidRPr="00D1066D" w:rsidRDefault="00BE5C76" w:rsidP="00D4798F">
      <w:pPr>
        <w:pStyle w:val="ListParagraph"/>
        <w:numPr>
          <w:ilvl w:val="0"/>
          <w:numId w:val="7"/>
        </w:numPr>
      </w:pPr>
      <w:r>
        <w:t>Map the toastr css and js file under “styles” and “scripts” in angular.json</w:t>
      </w:r>
      <w:r w:rsidR="00D4798F">
        <w:t xml:space="preserve">. This will make toastr available </w:t>
      </w:r>
      <w:r w:rsidR="00D4798F">
        <w:rPr>
          <w:b/>
        </w:rPr>
        <w:t>globally.</w:t>
      </w:r>
      <w:r w:rsidR="00825976">
        <w:rPr>
          <w:b/>
        </w:rPr>
        <w:t xml:space="preserve"> </w:t>
      </w:r>
      <w:r w:rsidR="00825976">
        <w:t xml:space="preserve">Now on the top of the class where we will be using we can declare variable as </w:t>
      </w:r>
      <w:r w:rsidR="0033292F">
        <w:t xml:space="preserve"> </w:t>
      </w:r>
      <w:r w:rsidR="0033292F">
        <w:rPr>
          <w:b/>
        </w:rPr>
        <w:t xml:space="preserve">declare </w:t>
      </w:r>
      <w:r w:rsidR="00825976">
        <w:rPr>
          <w:b/>
        </w:rPr>
        <w:t>let toastr;</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“ToastrService”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Before SPA(Single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Modern application loads a single page into memory, typically index.html and all other pages(not really pages) will be loaded by javascript</w:t>
      </w:r>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(event-details.component), when a user clicks on a specific event the detail will be shown. This is not a new page but rather that section will be brought to the page.</w:t>
      </w:r>
    </w:p>
    <w:p w:rsidR="008632EB" w:rsidRDefault="008632EB" w:rsidP="00F47F4B">
      <w:r>
        <w:t>Create a module “app-routing.module”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 xml:space="preserve">Configure the module under root “app.module.ts” in </w:t>
      </w:r>
      <w:r w:rsidRPr="008632EB">
        <w:rPr>
          <w:b/>
        </w:rPr>
        <w:t>imports[]</w:t>
      </w:r>
    </w:p>
    <w:p w:rsidR="008632EB" w:rsidRDefault="008632EB" w:rsidP="00F47F4B">
      <w:pPr>
        <w:rPr>
          <w:b/>
        </w:rPr>
      </w:pPr>
      <w:r>
        <w:t xml:space="preserve">Now in the root html (starting page of the app) we need to remove all the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r>
        <w:rPr>
          <w:b/>
        </w:rPr>
        <w:t>appRoutes.</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href=”/”&gt; </w:t>
      </w:r>
      <w:r>
        <w:t xml:space="preserve">or </w:t>
      </w:r>
      <w:r>
        <w:rPr>
          <w:b/>
        </w:rPr>
        <w:t xml:space="preserve">&lt;base href=”/puma/”&gt;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r>
        <w:rPr>
          <w:b/>
        </w:rPr>
        <w:t xml:space="preserve">ActivatedRoute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as the method getEvent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r>
        <w:rPr>
          <w:b/>
        </w:rPr>
        <w:t xml:space="preserve">routerLink]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[routerLink]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use </w:t>
      </w:r>
      <w:r w:rsidRPr="000B7C0B">
        <w:rPr>
          <w:b/>
        </w:rPr>
        <w:t>navigate</w:t>
      </w:r>
      <w:r>
        <w:t xml:space="preserve"> method. This method takes an array with first element as the path where we want to navigate</w:t>
      </w:r>
    </w:p>
    <w:p w:rsidR="00192904" w:rsidRDefault="00192904" w:rsidP="000B7C0B">
      <w:r w:rsidRPr="00192904">
        <w:rPr>
          <w:noProof/>
        </w:rPr>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r>
        <w:rPr>
          <w:b/>
        </w:rPr>
        <w:t xml:space="preserve">canActivate </w:t>
      </w:r>
      <w:r>
        <w:t>guard decides whether or not user is allowed to access the route path.</w:t>
      </w:r>
    </w:p>
    <w:p w:rsidR="008D65CA" w:rsidRDefault="008D65CA" w:rsidP="00857932">
      <w:r>
        <w:t xml:space="preserve">In above case if event id is not valid we want to route to </w:t>
      </w:r>
      <w:r>
        <w:rPr>
          <w:b/>
        </w:rPr>
        <w:t>404 page.</w:t>
      </w:r>
      <w:r w:rsidR="00A50A19">
        <w:rPr>
          <w:b/>
        </w:rPr>
        <w:t xml:space="preserve"> </w:t>
      </w:r>
      <w:r w:rsidR="00A50A19" w:rsidRPr="00A50A19">
        <w:t>Create</w:t>
      </w:r>
      <w:r w:rsidR="00A50A19">
        <w:t xml:space="preserve"> 404-error.component under /app</w:t>
      </w:r>
    </w:p>
    <w:p w:rsidR="00A50A19" w:rsidRDefault="00A50A19" w:rsidP="00857932">
      <w:pPr>
        <w:rPr>
          <w:b/>
        </w:rPr>
      </w:pPr>
      <w:r>
        <w:t>Create a EventRouteActivator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r>
        <w:rPr>
          <w:b/>
        </w:rPr>
        <w:t xml:space="preserve">CanActivate </w:t>
      </w:r>
      <w:r>
        <w:t xml:space="preserve">service and implement method </w:t>
      </w:r>
      <w:r>
        <w:rPr>
          <w:b/>
        </w:rPr>
        <w:t>canActivate()</w:t>
      </w:r>
    </w:p>
    <w:p w:rsidR="00D14694" w:rsidRDefault="003C3C21" w:rsidP="00857932">
      <w:pPr>
        <w:rPr>
          <w:b/>
        </w:rPr>
      </w:pPr>
      <w:r w:rsidRPr="003C3C21">
        <w:rPr>
          <w:b/>
          <w:noProof/>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r>
        <w:t xml:space="preserve">and </w:t>
      </w:r>
      <w:r>
        <w:rPr>
          <w:b/>
        </w:rPr>
        <w:t>!! makes an result to Boolean</w:t>
      </w:r>
      <w:r>
        <w:t>)</w:t>
      </w:r>
    </w:p>
    <w:p w:rsidR="0063306E" w:rsidRDefault="0063306E" w:rsidP="00857932">
      <w:r w:rsidRPr="0063306E">
        <w:rPr>
          <w:noProof/>
        </w:rPr>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CanActivate to prevent a user to navigate to a page. In similar way we can use </w:t>
      </w:r>
      <w:r>
        <w:rPr>
          <w:b/>
        </w:rPr>
        <w:t xml:space="preserve">CanDeactivate </w:t>
      </w:r>
      <w:r>
        <w:t xml:space="preserve">to </w:t>
      </w:r>
      <w:r>
        <w:rPr>
          <w:b/>
        </w:rPr>
        <w:t>prevent a user leaving a page.</w:t>
      </w:r>
    </w:p>
    <w:p w:rsidR="00142A8E" w:rsidRDefault="00177900" w:rsidP="00F47F4B">
      <w:r>
        <w:t xml:space="preserve">There are two ways to add route guard, either as a </w:t>
      </w:r>
      <w:r>
        <w:rPr>
          <w:b/>
        </w:rPr>
        <w:t xml:space="preserve">function </w:t>
      </w:r>
      <w:r>
        <w:t xml:space="preserve">or </w:t>
      </w:r>
      <w:r>
        <w:rPr>
          <w:b/>
        </w:rPr>
        <w:t xml:space="preserve">service. </w:t>
      </w:r>
      <w:r>
        <w:t>We already seen as service let’s here add as function.</w:t>
      </w:r>
    </w:p>
    <w:p w:rsidR="007612D3" w:rsidRDefault="007612D3" w:rsidP="00F47F4B">
      <w:r>
        <w:t>Register ‘canDeactivate’ route guard to app routes as a function</w:t>
      </w:r>
    </w:p>
    <w:p w:rsidR="007612D3" w:rsidRDefault="007612D3" w:rsidP="00F47F4B">
      <w:r w:rsidRPr="007612D3">
        <w:rPr>
          <w:noProof/>
        </w:rPr>
        <w:drawing>
          <wp:inline distT="0" distB="0" distL="0" distR="0" wp14:anchorId="4CB12D0D" wp14:editId="0608B802">
            <wp:extent cx="5943600" cy="798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195"/>
                    </a:xfrm>
                    <a:prstGeom prst="rect">
                      <a:avLst/>
                    </a:prstGeom>
                  </pic:spPr>
                </pic:pic>
              </a:graphicData>
            </a:graphic>
          </wp:inline>
        </w:drawing>
      </w:r>
    </w:p>
    <w:p w:rsidR="007612D3" w:rsidRDefault="007612D3" w:rsidP="00F47F4B"/>
    <w:p w:rsidR="00F768CF" w:rsidRDefault="00F768CF" w:rsidP="00F47F4B"/>
    <w:p w:rsidR="00F768CF" w:rsidRDefault="00F768CF" w:rsidP="00F47F4B"/>
    <w:p w:rsidR="008632EB" w:rsidRDefault="005360BF" w:rsidP="00F47F4B">
      <w:r>
        <w:lastRenderedPageBreak/>
        <w:t>Register in app.modules.ts as long hand syntax in “providers” and define the function</w:t>
      </w:r>
    </w:p>
    <w:p w:rsidR="005360BF" w:rsidRDefault="005360BF" w:rsidP="00F47F4B">
      <w:r w:rsidRPr="005360BF">
        <w:rPr>
          <w:noProof/>
        </w:rPr>
        <w:drawing>
          <wp:inline distT="0" distB="0" distL="0" distR="0" wp14:anchorId="3507A085" wp14:editId="5E5A4633">
            <wp:extent cx="5943600" cy="2334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34895"/>
                    </a:xfrm>
                    <a:prstGeom prst="rect">
                      <a:avLst/>
                    </a:prstGeom>
                  </pic:spPr>
                </pic:pic>
              </a:graphicData>
            </a:graphic>
          </wp:inline>
        </w:drawing>
      </w:r>
    </w:p>
    <w:p w:rsidR="00487C67" w:rsidRDefault="00487C67" w:rsidP="00487C67">
      <w:pPr>
        <w:pStyle w:val="Heading3"/>
      </w:pPr>
      <w:r>
        <w:t>Preloading data for component</w:t>
      </w:r>
    </w:p>
    <w:p w:rsidR="00487C67" w:rsidRDefault="00990D80" w:rsidP="00487C67">
      <w:r>
        <w:t xml:space="preserve">We need to use </w:t>
      </w:r>
      <w:r>
        <w:rPr>
          <w:b/>
        </w:rPr>
        <w:t xml:space="preserve">rxjs </w:t>
      </w:r>
      <w:r>
        <w:t>library and Observable. Need to return a type of Observable (here Subject is type of observable) from event.service.ts</w:t>
      </w:r>
    </w:p>
    <w:p w:rsidR="00990D80" w:rsidRDefault="00990D80" w:rsidP="00487C67">
      <w:r>
        <w:t>From events-list.component we need to subscribe to the observable.</w:t>
      </w:r>
    </w:p>
    <w:p w:rsidR="005360BF" w:rsidRDefault="00503F42" w:rsidP="00503F42">
      <w:pPr>
        <w:pStyle w:val="Heading3"/>
      </w:pPr>
      <w:r>
        <w:t>Resolve guard</w:t>
      </w:r>
    </w:p>
    <w:p w:rsidR="00503F42" w:rsidRDefault="00503F42" w:rsidP="00503F42">
      <w:r>
        <w:t>Using resolve guard we can load the entire page at once when data received from service (delayed call) rather half loading the page at beginning and waiting till data arrives to load and appear in data pane.</w:t>
      </w:r>
    </w:p>
    <w:p w:rsidR="00E961D8" w:rsidRDefault="00E961D8" w:rsidP="00503F42">
      <w:r>
        <w:t>In the service make delay to 2sec</w:t>
      </w:r>
    </w:p>
    <w:p w:rsidR="00503F42" w:rsidRDefault="00E961D8" w:rsidP="00503F42">
      <w:r w:rsidRPr="00E961D8">
        <w:rPr>
          <w:noProof/>
        </w:rPr>
        <w:drawing>
          <wp:inline distT="0" distB="0" distL="0" distR="0" wp14:anchorId="419744C7" wp14:editId="38C50202">
            <wp:extent cx="53721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2219325"/>
                    </a:xfrm>
                    <a:prstGeom prst="rect">
                      <a:avLst/>
                    </a:prstGeom>
                  </pic:spPr>
                </pic:pic>
              </a:graphicData>
            </a:graphic>
          </wp:inline>
        </w:drawing>
      </w:r>
    </w:p>
    <w:p w:rsidR="00E961D8" w:rsidRDefault="00E961D8" w:rsidP="00503F42">
      <w:r>
        <w:t>Create a resolve guard service and call the event service from there</w:t>
      </w:r>
    </w:p>
    <w:p w:rsidR="00E961D8" w:rsidRDefault="00E961D8" w:rsidP="00503F42"/>
    <w:p w:rsidR="00E961D8" w:rsidRDefault="00E961D8" w:rsidP="00503F42">
      <w:r w:rsidRPr="00E961D8">
        <w:rPr>
          <w:noProof/>
        </w:rPr>
        <w:lastRenderedPageBreak/>
        <w:drawing>
          <wp:inline distT="0" distB="0" distL="0" distR="0" wp14:anchorId="75BD80A3" wp14:editId="5F2A13D2">
            <wp:extent cx="5943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66900"/>
                    </a:xfrm>
                    <a:prstGeom prst="rect">
                      <a:avLst/>
                    </a:prstGeom>
                  </pic:spPr>
                </pic:pic>
              </a:graphicData>
            </a:graphic>
          </wp:inline>
        </w:drawing>
      </w:r>
    </w:p>
    <w:p w:rsidR="00E961D8" w:rsidRDefault="00E961D8" w:rsidP="00503F42">
      <w:r>
        <w:t>Map the resolve guard to route, it will map the events data to request with name “events”</w:t>
      </w:r>
    </w:p>
    <w:p w:rsidR="00E961D8" w:rsidRDefault="00E961D8" w:rsidP="00503F42">
      <w:r w:rsidRPr="00E961D8">
        <w:rPr>
          <w:noProof/>
        </w:rPr>
        <w:drawing>
          <wp:inline distT="0" distB="0" distL="0" distR="0" wp14:anchorId="7FE4BD53" wp14:editId="077585AC">
            <wp:extent cx="534352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857250"/>
                    </a:xfrm>
                    <a:prstGeom prst="rect">
                      <a:avLst/>
                    </a:prstGeom>
                  </pic:spPr>
                </pic:pic>
              </a:graphicData>
            </a:graphic>
          </wp:inline>
        </w:drawing>
      </w:r>
    </w:p>
    <w:p w:rsidR="00E961D8" w:rsidRDefault="00E961D8" w:rsidP="00503F42">
      <w:r>
        <w:t>In the component get the events data</w:t>
      </w:r>
    </w:p>
    <w:p w:rsidR="00E961D8" w:rsidRDefault="00E961D8" w:rsidP="00503F42">
      <w:r w:rsidRPr="00E961D8">
        <w:rPr>
          <w:noProof/>
        </w:rPr>
        <w:drawing>
          <wp:inline distT="0" distB="0" distL="0" distR="0" wp14:anchorId="2D929470" wp14:editId="07EED635">
            <wp:extent cx="5943600" cy="7346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34695"/>
                    </a:xfrm>
                    <a:prstGeom prst="rect">
                      <a:avLst/>
                    </a:prstGeom>
                  </pic:spPr>
                </pic:pic>
              </a:graphicData>
            </a:graphic>
          </wp:inline>
        </w:drawing>
      </w:r>
    </w:p>
    <w:p w:rsidR="00211C8B" w:rsidRDefault="00211C8B" w:rsidP="00211C8B">
      <w:pPr>
        <w:pStyle w:val="Heading3"/>
      </w:pPr>
      <w:r>
        <w:t>Styling the Active links</w:t>
      </w:r>
    </w:p>
    <w:p w:rsidR="00211C8B" w:rsidRDefault="00440188" w:rsidP="00211C8B">
      <w:r>
        <w:t xml:space="preserve">We need to add </w:t>
      </w:r>
      <w:r>
        <w:rPr>
          <w:b/>
        </w:rPr>
        <w:t>routerLinkActive=”</w:t>
      </w:r>
      <w:r w:rsidR="006F27C5">
        <w:rPr>
          <w:b/>
        </w:rPr>
        <w:t>a</w:t>
      </w:r>
      <w:r>
        <w:rPr>
          <w:b/>
        </w:rPr>
        <w:t xml:space="preserve">ctive” </w:t>
      </w:r>
      <w:r>
        <w:t>to all the events.</w:t>
      </w:r>
      <w:r w:rsidR="006F27C5">
        <w:t xml:space="preserve"> Add the </w:t>
      </w:r>
      <w:r w:rsidR="006F27C5">
        <w:rPr>
          <w:b/>
        </w:rPr>
        <w:t xml:space="preserve">active </w:t>
      </w:r>
      <w:r w:rsidR="006F27C5" w:rsidRPr="006F27C5">
        <w:t>css</w:t>
      </w:r>
      <w:r w:rsidR="006F27C5">
        <w:rPr>
          <w:b/>
        </w:rPr>
        <w:t xml:space="preserve"> </w:t>
      </w:r>
      <w:r w:rsidR="006F27C5">
        <w:t>class to component</w:t>
      </w:r>
      <w:r w:rsidR="00804372">
        <w:t>.</w:t>
      </w:r>
    </w:p>
    <w:p w:rsidR="00804372" w:rsidRDefault="00160ACF" w:rsidP="00211C8B">
      <w:r w:rsidRPr="00160ACF">
        <w:rPr>
          <w:noProof/>
        </w:rPr>
        <w:drawing>
          <wp:inline distT="0" distB="0" distL="0" distR="0" wp14:anchorId="01B37049" wp14:editId="525DA887">
            <wp:extent cx="5943600" cy="1624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24965"/>
                    </a:xfrm>
                    <a:prstGeom prst="rect">
                      <a:avLst/>
                    </a:prstGeom>
                  </pic:spPr>
                </pic:pic>
              </a:graphicData>
            </a:graphic>
          </wp:inline>
        </w:drawing>
      </w:r>
    </w:p>
    <w:p w:rsidR="00160ACF" w:rsidRDefault="00160ACF" w:rsidP="00211C8B">
      <w:r w:rsidRPr="00160ACF">
        <w:rPr>
          <w:noProof/>
        </w:rPr>
        <w:lastRenderedPageBreak/>
        <w:drawing>
          <wp:inline distT="0" distB="0" distL="0" distR="0" wp14:anchorId="092F0483" wp14:editId="2A3EE35E">
            <wp:extent cx="536257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162175"/>
                    </a:xfrm>
                    <a:prstGeom prst="rect">
                      <a:avLst/>
                    </a:prstGeom>
                  </pic:spPr>
                </pic:pic>
              </a:graphicData>
            </a:graphic>
          </wp:inline>
        </w:drawing>
      </w:r>
    </w:p>
    <w:p w:rsidR="00160ACF" w:rsidRDefault="00160ACF" w:rsidP="00160ACF">
      <w:pPr>
        <w:pStyle w:val="Heading3"/>
      </w:pPr>
      <w:r>
        <w:t>Lazy loading feature modules</w:t>
      </w:r>
    </w:p>
    <w:p w:rsidR="00160ACF" w:rsidRDefault="0022087B" w:rsidP="00160ACF">
      <w:r>
        <w:t>Here we will create a feature module or Lazy loadable module. There are 2 key differences between App Module and Feature Module</w:t>
      </w:r>
    </w:p>
    <w:p w:rsidR="0022087B" w:rsidRDefault="0022087B" w:rsidP="0022087B">
      <w:pPr>
        <w:pStyle w:val="ListParagraph"/>
        <w:numPr>
          <w:ilvl w:val="0"/>
          <w:numId w:val="9"/>
        </w:numPr>
      </w:pPr>
      <w:r>
        <w:t>Here in the imports we will add CommonModule where as in App Module we need to import BrowserModule</w:t>
      </w:r>
    </w:p>
    <w:p w:rsidR="00440188" w:rsidRDefault="0022087B" w:rsidP="00211C8B">
      <w:pPr>
        <w:pStyle w:val="ListParagraph"/>
        <w:numPr>
          <w:ilvl w:val="0"/>
          <w:numId w:val="9"/>
        </w:numPr>
      </w:pPr>
      <w:r>
        <w:t>Here we need to import RouterModule.forChild where in App module we import RouterModule.forRoot</w:t>
      </w:r>
    </w:p>
    <w:p w:rsidR="000D26BF" w:rsidRDefault="008C5099" w:rsidP="000D26BF">
      <w:r>
        <w:t>Create UserModule as below also ProfileComponent</w:t>
      </w:r>
    </w:p>
    <w:p w:rsidR="008C5099" w:rsidRDefault="008C5099" w:rsidP="000D26BF">
      <w:r w:rsidRPr="008C5099">
        <w:rPr>
          <w:noProof/>
        </w:rPr>
        <w:drawing>
          <wp:inline distT="0" distB="0" distL="0" distR="0" wp14:anchorId="69CEF07B" wp14:editId="0714849F">
            <wp:extent cx="544830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48300" cy="2752725"/>
                    </a:xfrm>
                    <a:prstGeom prst="rect">
                      <a:avLst/>
                    </a:prstGeom>
                  </pic:spPr>
                </pic:pic>
              </a:graphicData>
            </a:graphic>
          </wp:inline>
        </w:drawing>
      </w:r>
    </w:p>
    <w:p w:rsidR="008C5099" w:rsidRDefault="008C5099" w:rsidP="000D26BF">
      <w:r>
        <w:t>Define user routes (user.route.ts)</w:t>
      </w:r>
    </w:p>
    <w:p w:rsidR="008C5099" w:rsidRDefault="008C5099" w:rsidP="000D26BF">
      <w:r w:rsidRPr="008C5099">
        <w:rPr>
          <w:noProof/>
        </w:rPr>
        <w:drawing>
          <wp:inline distT="0" distB="0" distL="0" distR="0" wp14:anchorId="335BF371" wp14:editId="0986AC5C">
            <wp:extent cx="5943600" cy="680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80720"/>
                    </a:xfrm>
                    <a:prstGeom prst="rect">
                      <a:avLst/>
                    </a:prstGeom>
                  </pic:spPr>
                </pic:pic>
              </a:graphicData>
            </a:graphic>
          </wp:inline>
        </w:drawing>
      </w:r>
    </w:p>
    <w:p w:rsidR="008C5099" w:rsidRDefault="008C5099" w:rsidP="000D26BF">
      <w:r>
        <w:lastRenderedPageBreak/>
        <w:t>In App route load the children’s of UserModule</w:t>
      </w:r>
    </w:p>
    <w:p w:rsidR="00B77772" w:rsidRDefault="008C5099" w:rsidP="00B77772">
      <w:r w:rsidRPr="008C5099">
        <w:rPr>
          <w:noProof/>
        </w:rPr>
        <w:drawing>
          <wp:inline distT="0" distB="0" distL="0" distR="0" wp14:anchorId="20BC832A" wp14:editId="7B00A5B1">
            <wp:extent cx="5372100" cy="561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72100" cy="561975"/>
                    </a:xfrm>
                    <a:prstGeom prst="rect">
                      <a:avLst/>
                    </a:prstGeom>
                  </pic:spPr>
                </pic:pic>
              </a:graphicData>
            </a:graphic>
          </wp:inline>
        </w:drawing>
      </w:r>
    </w:p>
    <w:p w:rsidR="00B77772" w:rsidRDefault="008C5099" w:rsidP="00B77772">
      <w:r>
        <w:t>Configure [routerLink] to ‘user/profile’</w:t>
      </w:r>
      <w:r w:rsidR="00B77772">
        <w:t xml:space="preserve"> from navbar html</w:t>
      </w:r>
    </w:p>
    <w:p w:rsidR="00F22F52" w:rsidRDefault="00B77772" w:rsidP="00B77772">
      <w:r w:rsidRPr="00B77772">
        <w:rPr>
          <w:noProof/>
        </w:rPr>
        <w:drawing>
          <wp:inline distT="0" distB="0" distL="0" distR="0" wp14:anchorId="4AB262C9" wp14:editId="38848BD1">
            <wp:extent cx="4648200" cy="104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8200" cy="1047750"/>
                    </a:xfrm>
                    <a:prstGeom prst="rect">
                      <a:avLst/>
                    </a:prstGeom>
                  </pic:spPr>
                </pic:pic>
              </a:graphicData>
            </a:graphic>
          </wp:inline>
        </w:drawing>
      </w:r>
    </w:p>
    <w:p w:rsidR="00F22F52" w:rsidRDefault="00F22F52" w:rsidP="00587A17">
      <w:pPr>
        <w:pStyle w:val="Heading3"/>
      </w:pPr>
      <w:r>
        <w:t>Organizing exports</w:t>
      </w:r>
      <w:r w:rsidR="00587A17">
        <w:t xml:space="preserve"> with Barrels</w:t>
      </w:r>
    </w:p>
    <w:p w:rsidR="00587A17" w:rsidRDefault="0009716A" w:rsidP="00587A17">
      <w:r>
        <w:t xml:space="preserve">This is a way of managing imports in a single file </w:t>
      </w:r>
      <w:r w:rsidRPr="0009716A">
        <w:rPr>
          <w:b/>
        </w:rPr>
        <w:t>index.js</w:t>
      </w:r>
      <w:r>
        <w:t xml:space="preserve"> inside each folder and mapping it in root module where many files to be imported.</w:t>
      </w:r>
    </w:p>
    <w:p w:rsidR="0009716A" w:rsidRDefault="0009716A" w:rsidP="00587A17">
      <w:r w:rsidRPr="0009716A">
        <w:rPr>
          <w:noProof/>
        </w:rPr>
        <w:drawing>
          <wp:inline distT="0" distB="0" distL="0" distR="0" wp14:anchorId="310091D9" wp14:editId="46A21EDC">
            <wp:extent cx="42957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775" cy="1228725"/>
                    </a:xfrm>
                    <a:prstGeom prst="rect">
                      <a:avLst/>
                    </a:prstGeom>
                  </pic:spPr>
                </pic:pic>
              </a:graphicData>
            </a:graphic>
          </wp:inline>
        </w:drawing>
      </w:r>
    </w:p>
    <w:p w:rsidR="0009716A" w:rsidRDefault="0009716A" w:rsidP="00587A17">
      <w:r w:rsidRPr="0009716A">
        <w:rPr>
          <w:noProof/>
        </w:rPr>
        <w:drawing>
          <wp:inline distT="0" distB="0" distL="0" distR="0" wp14:anchorId="2153272B" wp14:editId="702D1A07">
            <wp:extent cx="497205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1724025"/>
                    </a:xfrm>
                    <a:prstGeom prst="rect">
                      <a:avLst/>
                    </a:prstGeom>
                  </pic:spPr>
                </pic:pic>
              </a:graphicData>
            </a:graphic>
          </wp:inline>
        </w:drawing>
      </w:r>
    </w:p>
    <w:p w:rsidR="00307B77" w:rsidRDefault="00307B77"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3614C8">
      <w:pPr>
        <w:pStyle w:val="Heading2"/>
      </w:pPr>
      <w:r>
        <w:lastRenderedPageBreak/>
        <w:t xml:space="preserve">Collecting Data With Angular Forms and Validation </w:t>
      </w:r>
    </w:p>
    <w:p w:rsidR="003614C8" w:rsidRDefault="003614C8" w:rsidP="003614C8">
      <w:pPr>
        <w:pStyle w:val="Heading3"/>
      </w:pPr>
      <w:r>
        <w:t xml:space="preserve">Using Model for Type Safety </w:t>
      </w:r>
    </w:p>
    <w:p w:rsidR="003614C8" w:rsidRDefault="003614C8" w:rsidP="003614C8">
      <w:r>
        <w:t xml:space="preserve">We can create and user Model with defined type for type safety, instead of using “any” type. </w:t>
      </w:r>
    </w:p>
    <w:p w:rsidR="00CB07B1" w:rsidRPr="00CB07B1" w:rsidDel="00AF10D7" w:rsidRDefault="00CB07B1" w:rsidP="00AF10D7">
      <w:pPr>
        <w:rPr>
          <w:del w:id="0" w:author="swapnajit" w:date="2020-02-17T00:47:00Z"/>
        </w:rPr>
      </w:pPr>
      <w:r w:rsidRPr="00CB07B1">
        <w:rPr>
          <w:noProof/>
        </w:rPr>
        <w:drawing>
          <wp:inline distT="0" distB="0" distL="0" distR="0" wp14:anchorId="0993793A" wp14:editId="799E6528">
            <wp:extent cx="545782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825" cy="3305175"/>
                    </a:xfrm>
                    <a:prstGeom prst="rect">
                      <a:avLst/>
                    </a:prstGeom>
                  </pic:spPr>
                </pic:pic>
              </a:graphicData>
            </a:graphic>
          </wp:inline>
        </w:drawing>
      </w:r>
    </w:p>
    <w:p w:rsidR="008C5099" w:rsidRDefault="00AF10D7" w:rsidP="00AF10D7">
      <w:pPr>
        <w:pStyle w:val="Heading3"/>
      </w:pPr>
      <w:r>
        <w:t>Creating first Template Based Form</w:t>
      </w:r>
    </w:p>
    <w:p w:rsidR="00AF10D7" w:rsidRDefault="00AF10D7" w:rsidP="00AF10D7">
      <w:r>
        <w:t>Template based form are simple and easy and can be created entirely in HTML template.</w:t>
      </w:r>
      <w:r w:rsidR="00570CA3">
        <w:t xml:space="preserve"> It works great for simple forms.</w:t>
      </w:r>
    </w:p>
    <w:p w:rsidR="00570CA3" w:rsidRDefault="00570CA3" w:rsidP="00AF10D7">
      <w:r>
        <w:t xml:space="preserve">To use Forms we need to import </w:t>
      </w:r>
      <w:r>
        <w:rPr>
          <w:b/>
        </w:rPr>
        <w:t xml:space="preserve">Angular FormsModule </w:t>
      </w:r>
      <w:r>
        <w:t>in our module.</w:t>
      </w:r>
      <w:r w:rsidR="00D60821">
        <w:t xml:space="preserve"> Which allows to access number of template based form features.</w:t>
      </w:r>
    </w:p>
    <w:p w:rsidR="00D60821" w:rsidRDefault="00854B2A" w:rsidP="00AF10D7">
      <w:r>
        <w:t>Angular provides [</w:t>
      </w:r>
      <w:r>
        <w:rPr>
          <w:b/>
        </w:rPr>
        <w:t xml:space="preserve">(ngModel)] </w:t>
      </w:r>
      <w:r>
        <w:t>directive to bind the input fields.</w:t>
      </w:r>
      <w:r w:rsidR="00C80BD7">
        <w:t xml:space="preserve"> This is a two ways bind</w:t>
      </w:r>
      <w:r w:rsidR="007E7268">
        <w:t>ing.</w:t>
      </w:r>
    </w:p>
    <w:p w:rsidR="007E7268" w:rsidRPr="00A46688" w:rsidRDefault="007E7268" w:rsidP="00AF10D7">
      <w:pPr>
        <w:rPr>
          <w:b/>
        </w:rPr>
      </w:pPr>
      <w:r>
        <w:t xml:space="preserve">If we make it </w:t>
      </w:r>
      <w:r>
        <w:rPr>
          <w:b/>
        </w:rPr>
        <w:t xml:space="preserve">(ngModel) </w:t>
      </w:r>
      <w:r>
        <w:t>this is one way binding.</w:t>
      </w:r>
      <w:r w:rsidR="00A46688">
        <w:t xml:space="preserve"> </w:t>
      </w:r>
      <w:r w:rsidR="00A46688" w:rsidRPr="00A46688">
        <w:rPr>
          <w:b/>
        </w:rPr>
        <w:t>ngModel requires to define a name attribute in the element.</w:t>
      </w:r>
    </w:p>
    <w:p w:rsidR="008C5099" w:rsidRDefault="00F75CCE" w:rsidP="000D26BF">
      <w:r>
        <w:t>Now the (ngModel) will bind the data to form. And we can access it by using a local variable like #loginForm=”ngForm”</w:t>
      </w:r>
      <w:r w:rsidR="000D6223">
        <w:t>. And we can pass this variable to (submit)</w:t>
      </w:r>
      <w:r w:rsidR="00B27C01">
        <w:t>.</w:t>
      </w:r>
    </w:p>
    <w:p w:rsidR="00B27C01" w:rsidRPr="00F75CCE" w:rsidRDefault="00B27C01" w:rsidP="000D26BF">
      <w:r>
        <w:t>Angular provides a directive called (ngSubmit) we will use that because that provides few extra things like preventing submitting the form to server.</w:t>
      </w:r>
    </w:p>
    <w:p w:rsidR="00F47F4B" w:rsidRDefault="00C462B9" w:rsidP="00F47F4B">
      <w:r>
        <w:t>When we bind something with (ngModel) it’s better to declare on component too.</w:t>
      </w:r>
    </w:p>
    <w:p w:rsidR="008F1F3C" w:rsidRDefault="008F1F3C" w:rsidP="00F47F4B"/>
    <w:p w:rsidR="008F1F3C" w:rsidRDefault="008F1F3C" w:rsidP="00F47F4B">
      <w:r w:rsidRPr="008F1F3C">
        <w:rPr>
          <w:noProof/>
        </w:rPr>
        <w:lastRenderedPageBreak/>
        <w:drawing>
          <wp:inline distT="0" distB="0" distL="0" distR="0" wp14:anchorId="197D1F03" wp14:editId="08BC13F4">
            <wp:extent cx="5943600" cy="2208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8530"/>
                    </a:xfrm>
                    <a:prstGeom prst="rect">
                      <a:avLst/>
                    </a:prstGeom>
                  </pic:spPr>
                </pic:pic>
              </a:graphicData>
            </a:graphic>
          </wp:inline>
        </w:drawing>
      </w:r>
    </w:p>
    <w:p w:rsidR="008F1F3C" w:rsidRDefault="008F1F3C" w:rsidP="008F1F3C">
      <w:pPr>
        <w:pStyle w:val="Heading3"/>
      </w:pPr>
      <w:r>
        <w:t>Using the data from template based form</w:t>
      </w:r>
    </w:p>
    <w:p w:rsidR="008F1F3C" w:rsidRDefault="009834A3" w:rsidP="008F1F3C">
      <w:r>
        <w:t xml:space="preserve">One important things to note </w:t>
      </w:r>
      <w:r>
        <w:rPr>
          <w:b/>
        </w:rPr>
        <w:t xml:space="preserve">providers[] are shared between modules. </w:t>
      </w:r>
      <w:r>
        <w:t xml:space="preserve">Means </w:t>
      </w:r>
      <w:r w:rsidR="001407EA">
        <w:t>when we register a provider in root module it is visible in child module.</w:t>
      </w:r>
    </w:p>
    <w:p w:rsidR="001407EA" w:rsidRDefault="001407EA" w:rsidP="008F1F3C">
      <w:pPr>
        <w:rPr>
          <w:b/>
        </w:rPr>
      </w:pPr>
      <w:r>
        <w:t xml:space="preserve">But same is not the case for </w:t>
      </w:r>
      <w:r>
        <w:rPr>
          <w:b/>
        </w:rPr>
        <w:t xml:space="preserve">imports[] </w:t>
      </w:r>
      <w:r>
        <w:t xml:space="preserve">or </w:t>
      </w:r>
      <w:r>
        <w:rPr>
          <w:b/>
        </w:rPr>
        <w:t xml:space="preserve">declarations[] </w:t>
      </w:r>
    </w:p>
    <w:p w:rsidR="00862232" w:rsidRDefault="00862232" w:rsidP="00862232">
      <w:pPr>
        <w:pStyle w:val="Heading3"/>
      </w:pPr>
      <w:r>
        <w:t>Validating Form</w:t>
      </w:r>
    </w:p>
    <w:p w:rsidR="004F41FF" w:rsidRDefault="00862232" w:rsidP="00862232">
      <w:r>
        <w:t>We can use form control properties like touched, dirty, pristine</w:t>
      </w:r>
    </w:p>
    <w:p w:rsidR="00E17797" w:rsidRDefault="004F41FF" w:rsidP="00862232">
      <w:r w:rsidRPr="004F41FF">
        <w:rPr>
          <w:noProof/>
        </w:rPr>
        <w:drawing>
          <wp:inline distT="0" distB="0" distL="0" distR="0" wp14:anchorId="1D9000FF" wp14:editId="4771BFAC">
            <wp:extent cx="5943600" cy="2755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55900"/>
                    </a:xfrm>
                    <a:prstGeom prst="rect">
                      <a:avLst/>
                    </a:prstGeom>
                  </pic:spPr>
                </pic:pic>
              </a:graphicData>
            </a:graphic>
          </wp:inline>
        </w:drawing>
      </w:r>
    </w:p>
    <w:p w:rsidR="00862232" w:rsidRDefault="00E17797" w:rsidP="00E17797">
      <w:pPr>
        <w:pStyle w:val="Heading3"/>
      </w:pPr>
      <w:r>
        <w:t xml:space="preserve">Creating First Reactive </w:t>
      </w:r>
      <w:r w:rsidRPr="00E17797">
        <w:t>Form</w:t>
      </w:r>
      <w:r w:rsidR="00862232">
        <w:t xml:space="preserve"> </w:t>
      </w:r>
    </w:p>
    <w:p w:rsidR="00E17797" w:rsidRDefault="00FA6C97" w:rsidP="00E17797">
      <w:r>
        <w:t>It is also called as model driven form. Basically we will define our fields and validation in component and wire them up to html template.</w:t>
      </w:r>
    </w:p>
    <w:p w:rsidR="00FA6C97" w:rsidRDefault="00FA6C97" w:rsidP="00E17797">
      <w:r>
        <w:lastRenderedPageBreak/>
        <w:t>This approach requires some extra code but have advantage. For example we have option of building forms and validation more dynamically based on decision made on code.</w:t>
      </w:r>
    </w:p>
    <w:p w:rsidR="00720875" w:rsidRDefault="00720875" w:rsidP="00E17797">
      <w:r>
        <w:t>Another benefit is it makes all our validation logic unit testable.</w:t>
      </w:r>
    </w:p>
    <w:p w:rsidR="00720875" w:rsidRDefault="00720875" w:rsidP="00E17797">
      <w:r>
        <w:t xml:space="preserve">We need to import </w:t>
      </w:r>
      <w:r>
        <w:rPr>
          <w:b/>
        </w:rPr>
        <w:t xml:space="preserve">ReactiveFormsModule </w:t>
      </w:r>
      <w:r>
        <w:t>in our module.</w:t>
      </w:r>
    </w:p>
    <w:p w:rsidR="00720875" w:rsidRDefault="00317ED2" w:rsidP="00E17797">
      <w:pPr>
        <w:rPr>
          <w:b/>
        </w:rPr>
      </w:pPr>
      <w:r>
        <w:t xml:space="preserve">Major components are </w:t>
      </w:r>
      <w:r w:rsidRPr="00317ED2">
        <w:rPr>
          <w:b/>
        </w:rPr>
        <w:t>FormControl</w:t>
      </w:r>
      <w:r>
        <w:t xml:space="preserve">, </w:t>
      </w:r>
      <w:r>
        <w:rPr>
          <w:b/>
        </w:rPr>
        <w:t>FormGroup.</w:t>
      </w:r>
    </w:p>
    <w:p w:rsidR="00317ED2" w:rsidRPr="00317ED2" w:rsidRDefault="00317ED2" w:rsidP="00E17797">
      <w:r>
        <w:t xml:space="preserve">To bind the form group to html </w:t>
      </w:r>
      <w:r>
        <w:rPr>
          <w:b/>
        </w:rPr>
        <w:t xml:space="preserve">[formGroup] </w:t>
      </w:r>
      <w:r>
        <w:t>This name should match with form group name in component.</w:t>
      </w:r>
    </w:p>
    <w:p w:rsidR="00317ED2" w:rsidRDefault="00317ED2" w:rsidP="00E17797">
      <w:r>
        <w:t xml:space="preserve">To bind the elements in html </w:t>
      </w:r>
      <w:r>
        <w:rPr>
          <w:b/>
        </w:rPr>
        <w:t xml:space="preserve">formControlName </w:t>
      </w:r>
      <w:r>
        <w:t>This name should match with name in component.</w:t>
      </w:r>
    </w:p>
    <w:p w:rsidR="003C1766" w:rsidRDefault="003C1766" w:rsidP="00E17797">
      <w:r w:rsidRPr="003C1766">
        <w:rPr>
          <w:noProof/>
        </w:rPr>
        <w:drawing>
          <wp:inline distT="0" distB="0" distL="0" distR="0" wp14:anchorId="4951D66D" wp14:editId="721E5A44">
            <wp:extent cx="5943600" cy="2594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94610"/>
                    </a:xfrm>
                    <a:prstGeom prst="rect">
                      <a:avLst/>
                    </a:prstGeom>
                  </pic:spPr>
                </pic:pic>
              </a:graphicData>
            </a:graphic>
          </wp:inline>
        </w:drawing>
      </w:r>
    </w:p>
    <w:p w:rsidR="003C1766" w:rsidRDefault="003C1766" w:rsidP="00E17797">
      <w:r w:rsidRPr="003C1766">
        <w:rPr>
          <w:noProof/>
        </w:rPr>
        <w:drawing>
          <wp:inline distT="0" distB="0" distL="0" distR="0" wp14:anchorId="34FA236F" wp14:editId="7E2DFF9E">
            <wp:extent cx="5943600" cy="1229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229360"/>
                    </a:xfrm>
                    <a:prstGeom prst="rect">
                      <a:avLst/>
                    </a:prstGeom>
                  </pic:spPr>
                </pic:pic>
              </a:graphicData>
            </a:graphic>
          </wp:inline>
        </w:drawing>
      </w:r>
    </w:p>
    <w:p w:rsidR="000A032A" w:rsidRDefault="000A032A" w:rsidP="000A032A">
      <w:pPr>
        <w:pStyle w:val="Heading3"/>
      </w:pPr>
      <w:r>
        <w:t>Validating Reactive Forms</w:t>
      </w:r>
    </w:p>
    <w:p w:rsidR="000A032A" w:rsidRDefault="00581A62" w:rsidP="000A032A">
      <w:r>
        <w:t>One of the benefit of reactive form is we can define our validation in component which is unit testable.</w:t>
      </w:r>
    </w:p>
    <w:p w:rsidR="00581A62" w:rsidRDefault="00BA19C5" w:rsidP="000A032A">
      <w:r w:rsidRPr="00BA19C5">
        <w:rPr>
          <w:noProof/>
        </w:rPr>
        <w:lastRenderedPageBreak/>
        <w:drawing>
          <wp:inline distT="0" distB="0" distL="0" distR="0" wp14:anchorId="52D553F6" wp14:editId="04A1AEC7">
            <wp:extent cx="5943600" cy="1402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02080"/>
                    </a:xfrm>
                    <a:prstGeom prst="rect">
                      <a:avLst/>
                    </a:prstGeom>
                  </pic:spPr>
                </pic:pic>
              </a:graphicData>
            </a:graphic>
          </wp:inline>
        </w:drawing>
      </w:r>
    </w:p>
    <w:p w:rsidR="00BA19C5" w:rsidRDefault="00BA19C5" w:rsidP="000A032A">
      <w:r w:rsidRPr="00BA19C5">
        <w:rPr>
          <w:noProof/>
        </w:rPr>
        <w:drawing>
          <wp:inline distT="0" distB="0" distL="0" distR="0" wp14:anchorId="079F9326" wp14:editId="05079BB9">
            <wp:extent cx="5943600" cy="201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18665"/>
                    </a:xfrm>
                    <a:prstGeom prst="rect">
                      <a:avLst/>
                    </a:prstGeom>
                  </pic:spPr>
                </pic:pic>
              </a:graphicData>
            </a:graphic>
          </wp:inline>
        </w:drawing>
      </w:r>
    </w:p>
    <w:p w:rsidR="00456429" w:rsidRPr="000A032A" w:rsidRDefault="008E2B43" w:rsidP="008E2B43">
      <w:pPr>
        <w:pStyle w:val="Heading3"/>
      </w:pPr>
      <w:r>
        <w:t>Using multiple validators in reactive form</w:t>
      </w:r>
    </w:p>
    <w:p w:rsidR="00803846" w:rsidRDefault="00FE13DE" w:rsidP="00803846">
      <w:r>
        <w:t>We can pass array of validators to our FormControl.</w:t>
      </w:r>
      <w:r w:rsidR="00783CB8">
        <w:t xml:space="preserve"> In the template we can check error condition for each validation type ex. required, pattern</w:t>
      </w:r>
    </w:p>
    <w:p w:rsidR="00783CB8" w:rsidRDefault="00783CB8" w:rsidP="00803846">
      <w:r w:rsidRPr="00783CB8">
        <w:rPr>
          <w:noProof/>
        </w:rPr>
        <w:drawing>
          <wp:inline distT="0" distB="0" distL="0" distR="0" wp14:anchorId="2006637F" wp14:editId="32A1BEB1">
            <wp:extent cx="5943600" cy="1157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7605"/>
                    </a:xfrm>
                    <a:prstGeom prst="rect">
                      <a:avLst/>
                    </a:prstGeom>
                  </pic:spPr>
                </pic:pic>
              </a:graphicData>
            </a:graphic>
          </wp:inline>
        </w:drawing>
      </w:r>
    </w:p>
    <w:p w:rsidR="00783CB8" w:rsidRDefault="00783CB8" w:rsidP="00803846">
      <w:r w:rsidRPr="00783CB8">
        <w:rPr>
          <w:noProof/>
        </w:rPr>
        <w:drawing>
          <wp:inline distT="0" distB="0" distL="0" distR="0" wp14:anchorId="2BFDD9BB" wp14:editId="414A797D">
            <wp:extent cx="5943600" cy="1537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p>
    <w:p w:rsidR="00783CB8" w:rsidRDefault="00783CB8" w:rsidP="00803846"/>
    <w:p w:rsidR="00783CB8" w:rsidRDefault="00783CB8" w:rsidP="00803846"/>
    <w:p w:rsidR="00783CB8" w:rsidRDefault="00D6572B" w:rsidP="00D6572B">
      <w:pPr>
        <w:pStyle w:val="Heading3"/>
      </w:pPr>
      <w:r>
        <w:lastRenderedPageBreak/>
        <w:t>Diving deeper into template based form</w:t>
      </w:r>
    </w:p>
    <w:p w:rsidR="00D6572B" w:rsidRDefault="003A705A" w:rsidP="00D6572B">
      <w:r>
        <w:t xml:space="preserve">To bind multiple fields to a single object we can use </w:t>
      </w:r>
      <w:r>
        <w:rPr>
          <w:b/>
        </w:rPr>
        <w:t xml:space="preserve">ngModelGroup </w:t>
      </w:r>
      <w:r>
        <w:t>in our template</w:t>
      </w:r>
    </w:p>
    <w:p w:rsidR="003A705A" w:rsidRDefault="003A705A" w:rsidP="00D6572B">
      <w:r w:rsidRPr="003A705A">
        <w:rPr>
          <w:noProof/>
        </w:rPr>
        <w:drawing>
          <wp:inline distT="0" distB="0" distL="0" distR="0" wp14:anchorId="09EB193C" wp14:editId="2D7AEF65">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30755"/>
                    </a:xfrm>
                    <a:prstGeom prst="rect">
                      <a:avLst/>
                    </a:prstGeom>
                  </pic:spPr>
                </pic:pic>
              </a:graphicData>
            </a:graphic>
          </wp:inline>
        </w:drawing>
      </w:r>
    </w:p>
    <w:p w:rsidR="003A705A" w:rsidRPr="003A705A" w:rsidRDefault="003A705A" w:rsidP="00D6572B"/>
    <w:p w:rsidR="00FE13DE" w:rsidRDefault="00B519E7" w:rsidP="00B519E7">
      <w:pPr>
        <w:pStyle w:val="Heading3"/>
      </w:pPr>
      <w:r>
        <w:t>Diving deeper into Reactive form</w:t>
      </w:r>
    </w:p>
    <w:p w:rsidR="0055421C" w:rsidRDefault="001058EB" w:rsidP="00CC47F3">
      <w:r w:rsidRPr="001058EB">
        <w:rPr>
          <w:noProof/>
        </w:rPr>
        <w:drawing>
          <wp:inline distT="0" distB="0" distL="0" distR="0" wp14:anchorId="5CE1471F" wp14:editId="69B27A15">
            <wp:extent cx="5943600" cy="23977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397760"/>
                    </a:xfrm>
                    <a:prstGeom prst="rect">
                      <a:avLst/>
                    </a:prstGeom>
                  </pic:spPr>
                </pic:pic>
              </a:graphicData>
            </a:graphic>
          </wp:inline>
        </w:drawing>
      </w:r>
    </w:p>
    <w:p w:rsidR="001058EB" w:rsidRPr="00C60952" w:rsidRDefault="001058EB" w:rsidP="001058EB">
      <w:pPr>
        <w:pStyle w:val="Heading3"/>
      </w:pPr>
      <w:r>
        <w:t>Creating Custom Validators</w:t>
      </w:r>
    </w:p>
    <w:p w:rsidR="005D314D" w:rsidRDefault="00765462" w:rsidP="005D314D">
      <w:r>
        <w:t>Custom validator will be a function. (can have a method in our component and reference that method in validator array that will get executed by angular runtime by passing the FormControl when something applied on the tagged field)</w:t>
      </w:r>
    </w:p>
    <w:p w:rsidR="00765462" w:rsidRDefault="00765462" w:rsidP="005D314D">
      <w:r w:rsidRPr="00765462">
        <w:rPr>
          <w:noProof/>
        </w:rPr>
        <w:drawing>
          <wp:inline distT="0" distB="0" distL="0" distR="0" wp14:anchorId="504FE45B" wp14:editId="0A7D7FA0">
            <wp:extent cx="5943600" cy="688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88340"/>
                    </a:xfrm>
                    <a:prstGeom prst="rect">
                      <a:avLst/>
                    </a:prstGeom>
                  </pic:spPr>
                </pic:pic>
              </a:graphicData>
            </a:graphic>
          </wp:inline>
        </w:drawing>
      </w:r>
    </w:p>
    <w:p w:rsidR="00765462" w:rsidRDefault="00765462" w:rsidP="005D314D">
      <w:pPr>
        <w:rPr>
          <w:b/>
        </w:rPr>
      </w:pPr>
      <w:r>
        <w:rPr>
          <w:b/>
        </w:rPr>
        <w:lastRenderedPageBreak/>
        <w:t>As a reusable Function:</w:t>
      </w:r>
    </w:p>
    <w:p w:rsidR="00765462" w:rsidRDefault="00765462" w:rsidP="005D314D">
      <w:r>
        <w:t>We can have our custom validator as a function which returns a function.</w:t>
      </w:r>
    </w:p>
    <w:p w:rsidR="00D230E0" w:rsidRDefault="00262401" w:rsidP="005D314D">
      <w:r w:rsidRPr="00262401">
        <w:rPr>
          <w:noProof/>
        </w:rPr>
        <w:drawing>
          <wp:inline distT="0" distB="0" distL="0" distR="0" wp14:anchorId="1F95668F" wp14:editId="31014E01">
            <wp:extent cx="5943600" cy="2207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207895"/>
                    </a:xfrm>
                    <a:prstGeom prst="rect">
                      <a:avLst/>
                    </a:prstGeom>
                  </pic:spPr>
                </pic:pic>
              </a:graphicData>
            </a:graphic>
          </wp:inline>
        </w:drawing>
      </w:r>
    </w:p>
    <w:p w:rsidR="00D230E0" w:rsidRDefault="00D230E0" w:rsidP="005D314D">
      <w:r w:rsidRPr="00D230E0">
        <w:rPr>
          <w:noProof/>
        </w:rPr>
        <w:drawing>
          <wp:inline distT="0" distB="0" distL="0" distR="0" wp14:anchorId="04CC5CA3" wp14:editId="42A1B586">
            <wp:extent cx="5943600" cy="614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14680"/>
                    </a:xfrm>
                    <a:prstGeom prst="rect">
                      <a:avLst/>
                    </a:prstGeom>
                  </pic:spPr>
                </pic:pic>
              </a:graphicData>
            </a:graphic>
          </wp:inline>
        </w:drawing>
      </w:r>
    </w:p>
    <w:p w:rsidR="00D230E0" w:rsidRDefault="003A5561" w:rsidP="005D314D">
      <w:r w:rsidRPr="003A5561">
        <w:rPr>
          <w:noProof/>
        </w:rPr>
        <w:drawing>
          <wp:inline distT="0" distB="0" distL="0" distR="0" wp14:anchorId="0D505840" wp14:editId="0F45D6AF">
            <wp:extent cx="5943600" cy="13131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13180"/>
                    </a:xfrm>
                    <a:prstGeom prst="rect">
                      <a:avLst/>
                    </a:prstGeom>
                  </pic:spPr>
                </pic:pic>
              </a:graphicData>
            </a:graphic>
          </wp:inline>
        </w:drawing>
      </w:r>
    </w:p>
    <w:p w:rsidR="003A5561" w:rsidRDefault="003A5561" w:rsidP="005D314D"/>
    <w:p w:rsidR="003A5561" w:rsidRDefault="003A5561" w:rsidP="003A5561">
      <w:pPr>
        <w:pStyle w:val="Heading2"/>
      </w:pPr>
      <w:r>
        <w:t>Communicating between components</w:t>
      </w:r>
    </w:p>
    <w:p w:rsidR="003A5561" w:rsidRDefault="00127E0B" w:rsidP="00127E0B">
      <w:pPr>
        <w:pStyle w:val="Heading3"/>
      </w:pPr>
      <w:r>
        <w:t>Passing data to child component</w:t>
      </w:r>
    </w:p>
    <w:p w:rsidR="00127E0B" w:rsidRDefault="004C3369" w:rsidP="00127E0B">
      <w:r w:rsidRPr="004C3369">
        <w:rPr>
          <w:noProof/>
        </w:rPr>
        <w:drawing>
          <wp:inline distT="0" distB="0" distL="0" distR="0" wp14:anchorId="353AD116" wp14:editId="79AA8214">
            <wp:extent cx="5943600" cy="638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638175"/>
                    </a:xfrm>
                    <a:prstGeom prst="rect">
                      <a:avLst/>
                    </a:prstGeom>
                  </pic:spPr>
                </pic:pic>
              </a:graphicData>
            </a:graphic>
          </wp:inline>
        </w:drawing>
      </w:r>
    </w:p>
    <w:p w:rsidR="004C3369" w:rsidRPr="004C3369" w:rsidRDefault="004C3369" w:rsidP="00127E0B">
      <w:r>
        <w:t xml:space="preserve">Here </w:t>
      </w:r>
      <w:r>
        <w:rPr>
          <w:b/>
        </w:rPr>
        <w:t xml:space="preserve">[sessions] </w:t>
      </w:r>
      <w:r>
        <w:t xml:space="preserve">property of event-list component binds to </w:t>
      </w:r>
      <w:r>
        <w:rPr>
          <w:b/>
        </w:rPr>
        <w:t xml:space="preserve">event.sessions </w:t>
      </w:r>
      <w:r>
        <w:t>property of the parent component (in the HTML where this is declared)</w:t>
      </w:r>
    </w:p>
    <w:p w:rsidR="00765462" w:rsidRPr="005D314D" w:rsidRDefault="00765462" w:rsidP="005D314D"/>
    <w:p w:rsidR="00FD3705" w:rsidRDefault="00FD3705" w:rsidP="001B2228"/>
    <w:p w:rsidR="00FD3705" w:rsidRDefault="00FD3705" w:rsidP="001B2228"/>
    <w:p w:rsidR="00940CD1" w:rsidRDefault="00FD3705" w:rsidP="00FD3705">
      <w:pPr>
        <w:pStyle w:val="Heading2"/>
      </w:pPr>
      <w:r>
        <w:lastRenderedPageBreak/>
        <w:t>Reusing Components with content projection</w:t>
      </w:r>
    </w:p>
    <w:p w:rsidR="00FD3705" w:rsidRDefault="00FD3705" w:rsidP="00FD3705">
      <w:pPr>
        <w:pStyle w:val="Heading3"/>
      </w:pPr>
      <w:r>
        <w:t>Content Projection</w:t>
      </w:r>
    </w:p>
    <w:p w:rsidR="00FD3705" w:rsidRDefault="00FD3705" w:rsidP="00FD3705">
      <w:r>
        <w:t>With content projection we can change the contents inside a component template based on the need of the application.</w:t>
      </w:r>
    </w:p>
    <w:p w:rsidR="00FD3705" w:rsidRDefault="00FD3705" w:rsidP="00FD3705">
      <w:r>
        <w:t>In the first step we will make the headers collapsible for our Sessions and will just show the title.</w:t>
      </w:r>
    </w:p>
    <w:p w:rsidR="00A43FE2" w:rsidRDefault="00A43FE2" w:rsidP="00FD3705">
      <w:r>
        <w:t>Create a common component as “CollapsibleWellComponent” as below</w:t>
      </w:r>
    </w:p>
    <w:p w:rsidR="00A43FE2" w:rsidRDefault="00A43FE2" w:rsidP="00FD3705">
      <w:r w:rsidRPr="00A43FE2">
        <w:rPr>
          <w:noProof/>
        </w:rPr>
        <w:drawing>
          <wp:inline distT="0" distB="0" distL="0" distR="0" wp14:anchorId="09500DDD" wp14:editId="20B78751">
            <wp:extent cx="5943600" cy="30016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01645"/>
                    </a:xfrm>
                    <a:prstGeom prst="rect">
                      <a:avLst/>
                    </a:prstGeom>
                  </pic:spPr>
                </pic:pic>
              </a:graphicData>
            </a:graphic>
          </wp:inline>
        </w:drawing>
      </w:r>
    </w:p>
    <w:p w:rsidR="00A43FE2" w:rsidRDefault="00A43FE2" w:rsidP="00FD3705">
      <w:r>
        <w:rPr>
          <w:b/>
        </w:rPr>
        <w:t xml:space="preserve">&lt;ng-content&gt; </w:t>
      </w:r>
      <w:r>
        <w:t>will bind the content into it.</w:t>
      </w:r>
    </w:p>
    <w:p w:rsidR="00A43FE2" w:rsidRDefault="00A43FE2" w:rsidP="00FD3705">
      <w:r w:rsidRPr="00A43FE2">
        <w:rPr>
          <w:noProof/>
        </w:rPr>
        <w:drawing>
          <wp:inline distT="0" distB="0" distL="0" distR="0" wp14:anchorId="25497675" wp14:editId="27568B2B">
            <wp:extent cx="5943600" cy="2302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302510"/>
                    </a:xfrm>
                    <a:prstGeom prst="rect">
                      <a:avLst/>
                    </a:prstGeom>
                  </pic:spPr>
                </pic:pic>
              </a:graphicData>
            </a:graphic>
          </wp:inline>
        </w:drawing>
      </w:r>
    </w:p>
    <w:p w:rsidR="00A43FE2" w:rsidRDefault="00A43FE2" w:rsidP="00FD3705">
      <w:r>
        <w:lastRenderedPageBreak/>
        <w:t>Here we used &lt;collapsible-well&gt; in our session-list.component.html where the contents inside &lt;collapsible-well&gt; will bind to &lt;</w:t>
      </w:r>
      <w:r>
        <w:rPr>
          <w:b/>
        </w:rPr>
        <w:t xml:space="preserve">ng-content&gt; </w:t>
      </w:r>
      <w:r>
        <w:t>in our CollapsibleWellComponent class.</w:t>
      </w:r>
    </w:p>
    <w:p w:rsidR="00A43FE2" w:rsidRDefault="00A43FE2" w:rsidP="00FD3705">
      <w:r>
        <w:t>In our implementation when we click on the &lt;div&gt; it will toggle the visibility.</w:t>
      </w:r>
    </w:p>
    <w:p w:rsidR="00A43FE2" w:rsidRDefault="00A43FE2" w:rsidP="00A43FE2">
      <w:pPr>
        <w:pStyle w:val="Heading3"/>
      </w:pPr>
      <w:r>
        <w:t>Multiple slot content projection</w:t>
      </w:r>
    </w:p>
    <w:p w:rsidR="00A43FE2" w:rsidRDefault="007C4A96" w:rsidP="00A43FE2">
      <w:r>
        <w:t>We will indicate the session is popular with multiple votes.</w:t>
      </w:r>
      <w:r w:rsidR="001852BE">
        <w:t xml:space="preserve"> (W</w:t>
      </w:r>
      <w:r>
        <w:t>ill add a flame icon if a session with certain number of votes)</w:t>
      </w:r>
    </w:p>
    <w:p w:rsidR="007C4A96" w:rsidRDefault="005B278E" w:rsidP="00A43FE2">
      <w:r>
        <w:rPr>
          <w:b/>
        </w:rPr>
        <w:t xml:space="preserve">&lt;ng-content &gt; </w:t>
      </w:r>
      <w:r>
        <w:t xml:space="preserve">has a </w:t>
      </w:r>
      <w:r>
        <w:rPr>
          <w:b/>
        </w:rPr>
        <w:t xml:space="preserve">select </w:t>
      </w:r>
      <w:r>
        <w:t xml:space="preserve">attribute </w:t>
      </w:r>
      <w:r w:rsidR="0017702B">
        <w:t>we can give a css class selector with dot or id with hash</w:t>
      </w:r>
      <w:r w:rsidR="001E024E">
        <w:t xml:space="preserve"> or we can give an attribute our own (preferable)</w:t>
      </w:r>
      <w:r>
        <w:t xml:space="preserve">. </w:t>
      </w:r>
      <w:r w:rsidR="0017702B">
        <w:t>W</w:t>
      </w:r>
      <w:r>
        <w:t>ith select attribute we can decide which content we want inside the current &lt;ng-content&gt;</w:t>
      </w:r>
    </w:p>
    <w:p w:rsidR="005B278E" w:rsidRDefault="005B278E" w:rsidP="00A43FE2">
      <w:r>
        <w:t xml:space="preserve">With this </w:t>
      </w:r>
      <w:r>
        <w:rPr>
          <w:b/>
        </w:rPr>
        <w:t xml:space="preserve">select </w:t>
      </w:r>
      <w:r>
        <w:t>attribute we can decide multi slot content projection</w:t>
      </w:r>
      <w:r w:rsidR="004C0C53">
        <w:t>.</w:t>
      </w:r>
    </w:p>
    <w:p w:rsidR="004C0C53" w:rsidRDefault="004C0C53" w:rsidP="00A43FE2">
      <w:r w:rsidRPr="004C0C53">
        <w:rPr>
          <w:noProof/>
        </w:rPr>
        <w:drawing>
          <wp:inline distT="0" distB="0" distL="0" distR="0" wp14:anchorId="72DEFF79" wp14:editId="3CEE7D68">
            <wp:extent cx="5943600" cy="25825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82545"/>
                    </a:xfrm>
                    <a:prstGeom prst="rect">
                      <a:avLst/>
                    </a:prstGeom>
                  </pic:spPr>
                </pic:pic>
              </a:graphicData>
            </a:graphic>
          </wp:inline>
        </w:drawing>
      </w:r>
    </w:p>
    <w:p w:rsidR="004C0C53" w:rsidRDefault="004C0C53" w:rsidP="00A43FE2">
      <w:r>
        <w:t>Here we have two &lt;div&gt; one for title with some logic for hot icon and other for the body</w:t>
      </w:r>
    </w:p>
    <w:p w:rsidR="004C0C53" w:rsidRDefault="00D10C5F" w:rsidP="00A43FE2">
      <w:r>
        <w:t xml:space="preserve">“well-title” and “well-body” are the attributes which we will be using in CollapsibleWellComponent </w:t>
      </w:r>
      <w:r>
        <w:rPr>
          <w:b/>
        </w:rPr>
        <w:t>select</w:t>
      </w:r>
      <w:r>
        <w:t>.</w:t>
      </w:r>
    </w:p>
    <w:p w:rsidR="00D10C5F" w:rsidRDefault="00FC276B" w:rsidP="00A43FE2">
      <w:r w:rsidRPr="00FC276B">
        <w:rPr>
          <w:noProof/>
        </w:rPr>
        <w:drawing>
          <wp:inline distT="0" distB="0" distL="0" distR="0" wp14:anchorId="433305A2" wp14:editId="25574BA0">
            <wp:extent cx="5943600" cy="19784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978429"/>
                    </a:xfrm>
                    <a:prstGeom prst="rect">
                      <a:avLst/>
                    </a:prstGeom>
                  </pic:spPr>
                </pic:pic>
              </a:graphicData>
            </a:graphic>
          </wp:inline>
        </w:drawing>
      </w:r>
    </w:p>
    <w:p w:rsidR="0086283E" w:rsidRDefault="00007A4B" w:rsidP="00A17CA1">
      <w:pPr>
        <w:pStyle w:val="Heading2"/>
      </w:pPr>
      <w:r>
        <w:lastRenderedPageBreak/>
        <w:t>Displaying Data w</w:t>
      </w:r>
      <w:r w:rsidR="00A17CA1">
        <w:t>ith Pipes</w:t>
      </w:r>
    </w:p>
    <w:p w:rsidR="00A17CA1" w:rsidRDefault="007A5690" w:rsidP="007A5690">
      <w:pPr>
        <w:pStyle w:val="Heading3"/>
      </w:pPr>
      <w:r>
        <w:t>Using Built-in Pipes</w:t>
      </w:r>
    </w:p>
    <w:p w:rsidR="007A5690" w:rsidRDefault="00FE5C96" w:rsidP="007A5690">
      <w:r>
        <w:t>Angular pipes are majorly used for</w:t>
      </w:r>
    </w:p>
    <w:p w:rsidR="00FE5C96" w:rsidRDefault="00FE5C96" w:rsidP="00FE5C96">
      <w:pPr>
        <w:pStyle w:val="ListParagraph"/>
        <w:numPr>
          <w:ilvl w:val="0"/>
          <w:numId w:val="10"/>
        </w:numPr>
      </w:pPr>
      <w:r>
        <w:t>Formatting the data</w:t>
      </w:r>
    </w:p>
    <w:p w:rsidR="00FE5C96" w:rsidRDefault="00FE5C96" w:rsidP="00FE5C96">
      <w:pPr>
        <w:pStyle w:val="ListParagraph"/>
        <w:numPr>
          <w:ilvl w:val="0"/>
          <w:numId w:val="10"/>
        </w:numPr>
      </w:pPr>
      <w:r>
        <w:t>Sorting</w:t>
      </w:r>
    </w:p>
    <w:p w:rsidR="00FE5C96" w:rsidRDefault="00FE5C96" w:rsidP="00FE5C96">
      <w:pPr>
        <w:pStyle w:val="ListParagraph"/>
        <w:numPr>
          <w:ilvl w:val="0"/>
          <w:numId w:val="10"/>
        </w:numPr>
      </w:pPr>
      <w:r>
        <w:t>Filtering</w:t>
      </w:r>
    </w:p>
    <w:p w:rsidR="00FE5C96" w:rsidRDefault="00313B80" w:rsidP="00FE5C96">
      <w:r w:rsidRPr="00313B80">
        <w:drawing>
          <wp:inline distT="0" distB="0" distL="0" distR="0" wp14:anchorId="58BE07B1" wp14:editId="03A522BE">
            <wp:extent cx="5057775" cy="704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775" cy="704850"/>
                    </a:xfrm>
                    <a:prstGeom prst="rect">
                      <a:avLst/>
                    </a:prstGeom>
                  </pic:spPr>
                </pic:pic>
              </a:graphicData>
            </a:graphic>
          </wp:inline>
        </w:drawing>
      </w:r>
    </w:p>
    <w:p w:rsidR="00313B80" w:rsidRDefault="002B1A88" w:rsidP="002B1A88">
      <w:pPr>
        <w:pStyle w:val="Heading3"/>
      </w:pPr>
      <w:r>
        <w:t>Custom pipes</w:t>
      </w:r>
    </w:p>
    <w:p w:rsidR="002B1A88" w:rsidRDefault="002B1A88" w:rsidP="002B1A88">
      <w:r>
        <w:t>We need to use @Pipe({}) decorator and “PipeTransform” interface implementation</w:t>
      </w:r>
    </w:p>
    <w:p w:rsidR="002B1A88" w:rsidRPr="002B1A88" w:rsidRDefault="002B1A88" w:rsidP="002B1A88">
      <w:r w:rsidRPr="002B1A88">
        <w:drawing>
          <wp:inline distT="0" distB="0" distL="0" distR="0" wp14:anchorId="5CD34E1A" wp14:editId="048BFA96">
            <wp:extent cx="5170515"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72075" cy="1829352"/>
                    </a:xfrm>
                    <a:prstGeom prst="rect">
                      <a:avLst/>
                    </a:prstGeom>
                  </pic:spPr>
                </pic:pic>
              </a:graphicData>
            </a:graphic>
          </wp:inline>
        </w:drawing>
      </w:r>
    </w:p>
    <w:p w:rsidR="007C4A96" w:rsidRDefault="00C55864" w:rsidP="00A43FE2">
      <w:r>
        <w:t>Import the pipe in declaration[] and use it (with name value) in the template where to be used.</w:t>
      </w:r>
    </w:p>
    <w:p w:rsidR="00953E28" w:rsidRDefault="00953E28" w:rsidP="00953E28">
      <w:pPr>
        <w:pStyle w:val="Heading3"/>
      </w:pPr>
      <w:r>
        <w:t>Sorting and Filtering</w:t>
      </w:r>
    </w:p>
    <w:p w:rsidR="00FB5485" w:rsidRDefault="00FB5485" w:rsidP="00FB5485">
      <w:r>
        <w:t>In-fact here we need to discuss why in angular we don’t use pipe for sorting and filtering.</w:t>
      </w:r>
    </w:p>
    <w:p w:rsidR="00FB5485" w:rsidRDefault="00FB5485" w:rsidP="00FB5485">
      <w:r>
        <w:t>In javascript Objects and Arrays are Mutable. So it can change the state without changing the identity (name).</w:t>
      </w:r>
    </w:p>
    <w:p w:rsidR="00FB5485" w:rsidRDefault="00FB5485" w:rsidP="00FB5485">
      <w:r>
        <w:t xml:space="preserve">In Angular pipes run when identity </w:t>
      </w:r>
      <w:r w:rsidR="00251BDA">
        <w:t xml:space="preserve">got changed. For objects in javascript if value got changed, identity still remains same (Mutable). So pipes don’t run if in an object value got change </w:t>
      </w:r>
      <w:r w:rsidR="0092687E">
        <w:t>(B</w:t>
      </w:r>
      <w:r w:rsidR="00251BDA">
        <w:t>ecause this is an expensive operation to go through all the data in object to identify what got changed).</w:t>
      </w:r>
    </w:p>
    <w:p w:rsidR="00251BDA" w:rsidRDefault="00DE5030" w:rsidP="00FB5485">
      <w:r w:rsidRPr="00DE5030">
        <w:lastRenderedPageBreak/>
        <w:drawing>
          <wp:inline distT="0" distB="0" distL="0" distR="0" wp14:anchorId="23141683" wp14:editId="0DB70A99">
            <wp:extent cx="594360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019300"/>
                    </a:xfrm>
                    <a:prstGeom prst="rect">
                      <a:avLst/>
                    </a:prstGeom>
                  </pic:spPr>
                </pic:pic>
              </a:graphicData>
            </a:graphic>
          </wp:inline>
        </w:drawing>
      </w:r>
    </w:p>
    <w:p w:rsidR="00DE5030" w:rsidRDefault="00F926E1" w:rsidP="00FB5485">
      <w:r>
        <w:t xml:space="preserve">So there is another option in angular called </w:t>
      </w:r>
      <w:r>
        <w:rPr>
          <w:b/>
        </w:rPr>
        <w:t>Impure Pipes.</w:t>
      </w:r>
    </w:p>
    <w:p w:rsidR="00F926E1" w:rsidRDefault="000B51A0" w:rsidP="00FB5485">
      <w:r>
        <w:t>Impure pipe runs on every change detection cycle. That means the sorting and filtering logic we write will execute every times an event happens in the application (performance problem).</w:t>
      </w:r>
    </w:p>
    <w:p w:rsidR="00FD3705" w:rsidRDefault="007905BA" w:rsidP="00FD3705">
      <w:r>
        <w:t>This Impure pipe is same as Angular 1 Filters.</w:t>
      </w:r>
      <w:r w:rsidR="002A04A1">
        <w:t xml:space="preserve"> Because of performance problem this is hidden in angular 2 and pipes are not the recommended way to sort or filter the data.</w:t>
      </w:r>
    </w:p>
    <w:p w:rsidR="00CE6E60" w:rsidRDefault="00FE3D1C" w:rsidP="00FD3705">
      <w:r>
        <w:t xml:space="preserve">So we need to add Sorting and Filtering our data </w:t>
      </w:r>
      <w:r w:rsidRPr="00FE3D1C">
        <w:rPr>
          <w:b/>
        </w:rPr>
        <w:t>without use of pipes</w:t>
      </w:r>
      <w:r>
        <w:t>.</w:t>
      </w:r>
    </w:p>
    <w:p w:rsidR="00FE3D1C" w:rsidRDefault="009D3326" w:rsidP="009D3326">
      <w:pPr>
        <w:pStyle w:val="Heading3"/>
      </w:pPr>
      <w:r>
        <w:t>Creating a Filtering Display</w:t>
      </w:r>
    </w:p>
    <w:p w:rsidR="009D3326" w:rsidRPr="009D3326" w:rsidRDefault="009D3326" w:rsidP="009D3326">
      <w:bookmarkStart w:id="1" w:name="_GoBack"/>
      <w:bookmarkEnd w:id="1"/>
    </w:p>
    <w:sectPr w:rsidR="009D3326" w:rsidRPr="009D3326">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711" w:rsidRDefault="001E7711" w:rsidP="00AD7D5A">
      <w:r>
        <w:separator/>
      </w:r>
    </w:p>
  </w:endnote>
  <w:endnote w:type="continuationSeparator" w:id="0">
    <w:p w:rsidR="001E7711" w:rsidRDefault="001E7711"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711" w:rsidRDefault="001E7711" w:rsidP="00AD7D5A">
      <w:r>
        <w:separator/>
      </w:r>
    </w:p>
  </w:footnote>
  <w:footnote w:type="continuationSeparator" w:id="0">
    <w:p w:rsidR="001E7711" w:rsidRDefault="001E7711"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E2" w:rsidRDefault="00224997" w:rsidP="00AD7D5A">
    <w:pPr>
      <w:pStyle w:val="Header"/>
    </w:pPr>
    <w:r>
      <w:t>Angular</w:t>
    </w:r>
    <w:r w:rsidR="00A43FE2">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A715AD"/>
    <w:multiLevelType w:val="hybridMultilevel"/>
    <w:tmpl w:val="8848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E3277"/>
    <w:multiLevelType w:val="hybridMultilevel"/>
    <w:tmpl w:val="7FBC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0"/>
  </w:num>
  <w:num w:numId="5">
    <w:abstractNumId w:val="7"/>
  </w:num>
  <w:num w:numId="6">
    <w:abstractNumId w:val="1"/>
  </w:num>
  <w:num w:numId="7">
    <w:abstractNumId w:val="3"/>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07A4B"/>
    <w:rsid w:val="00044033"/>
    <w:rsid w:val="00044FDC"/>
    <w:rsid w:val="000647AB"/>
    <w:rsid w:val="0007044C"/>
    <w:rsid w:val="000763B2"/>
    <w:rsid w:val="0008232E"/>
    <w:rsid w:val="0009716A"/>
    <w:rsid w:val="000A032A"/>
    <w:rsid w:val="000B51A0"/>
    <w:rsid w:val="000B5D98"/>
    <w:rsid w:val="000B7C0B"/>
    <w:rsid w:val="000C0305"/>
    <w:rsid w:val="000C35A8"/>
    <w:rsid w:val="000C756B"/>
    <w:rsid w:val="000C7E0D"/>
    <w:rsid w:val="000D0C42"/>
    <w:rsid w:val="000D26BF"/>
    <w:rsid w:val="000D2A78"/>
    <w:rsid w:val="000D6223"/>
    <w:rsid w:val="000F0C0A"/>
    <w:rsid w:val="00102231"/>
    <w:rsid w:val="0010344F"/>
    <w:rsid w:val="001058EB"/>
    <w:rsid w:val="00127E0B"/>
    <w:rsid w:val="001407EA"/>
    <w:rsid w:val="00142A8E"/>
    <w:rsid w:val="00145A14"/>
    <w:rsid w:val="001506C7"/>
    <w:rsid w:val="00160ACF"/>
    <w:rsid w:val="00161747"/>
    <w:rsid w:val="00162830"/>
    <w:rsid w:val="0017702B"/>
    <w:rsid w:val="00177900"/>
    <w:rsid w:val="001852BE"/>
    <w:rsid w:val="00192904"/>
    <w:rsid w:val="001959EE"/>
    <w:rsid w:val="001B05D1"/>
    <w:rsid w:val="001B2228"/>
    <w:rsid w:val="001C4883"/>
    <w:rsid w:val="001E024E"/>
    <w:rsid w:val="001E239C"/>
    <w:rsid w:val="001E7711"/>
    <w:rsid w:val="001E7E44"/>
    <w:rsid w:val="00211C8B"/>
    <w:rsid w:val="0022087B"/>
    <w:rsid w:val="00222E82"/>
    <w:rsid w:val="00224997"/>
    <w:rsid w:val="002376D5"/>
    <w:rsid w:val="002453F1"/>
    <w:rsid w:val="00250671"/>
    <w:rsid w:val="00251BDA"/>
    <w:rsid w:val="00255328"/>
    <w:rsid w:val="00262401"/>
    <w:rsid w:val="00283CDC"/>
    <w:rsid w:val="002A0232"/>
    <w:rsid w:val="002A04A1"/>
    <w:rsid w:val="002B0807"/>
    <w:rsid w:val="002B1A88"/>
    <w:rsid w:val="002B5A42"/>
    <w:rsid w:val="002D4B33"/>
    <w:rsid w:val="002E63CC"/>
    <w:rsid w:val="002F59D6"/>
    <w:rsid w:val="002F761B"/>
    <w:rsid w:val="00307B77"/>
    <w:rsid w:val="00313B80"/>
    <w:rsid w:val="003169DF"/>
    <w:rsid w:val="00317ED2"/>
    <w:rsid w:val="00320C4C"/>
    <w:rsid w:val="0033292F"/>
    <w:rsid w:val="00361316"/>
    <w:rsid w:val="003614C8"/>
    <w:rsid w:val="00391660"/>
    <w:rsid w:val="003A5561"/>
    <w:rsid w:val="003A705A"/>
    <w:rsid w:val="003C1766"/>
    <w:rsid w:val="003C3C21"/>
    <w:rsid w:val="003C4BB5"/>
    <w:rsid w:val="003D6261"/>
    <w:rsid w:val="004013CD"/>
    <w:rsid w:val="00413AFF"/>
    <w:rsid w:val="00414732"/>
    <w:rsid w:val="00414DA3"/>
    <w:rsid w:val="00421CCE"/>
    <w:rsid w:val="00431422"/>
    <w:rsid w:val="004327BF"/>
    <w:rsid w:val="00437EF5"/>
    <w:rsid w:val="00440188"/>
    <w:rsid w:val="00443DFD"/>
    <w:rsid w:val="00456429"/>
    <w:rsid w:val="00460CD0"/>
    <w:rsid w:val="004648E4"/>
    <w:rsid w:val="00467692"/>
    <w:rsid w:val="004760C2"/>
    <w:rsid w:val="00487C67"/>
    <w:rsid w:val="00491A22"/>
    <w:rsid w:val="00491EF1"/>
    <w:rsid w:val="004A3AA4"/>
    <w:rsid w:val="004A6E0E"/>
    <w:rsid w:val="004C0C53"/>
    <w:rsid w:val="004C3369"/>
    <w:rsid w:val="004C41A5"/>
    <w:rsid w:val="004F41FF"/>
    <w:rsid w:val="004F7FCA"/>
    <w:rsid w:val="00500AC1"/>
    <w:rsid w:val="00501546"/>
    <w:rsid w:val="00503F42"/>
    <w:rsid w:val="00527F1E"/>
    <w:rsid w:val="00533675"/>
    <w:rsid w:val="005360BF"/>
    <w:rsid w:val="0055421C"/>
    <w:rsid w:val="00570CA3"/>
    <w:rsid w:val="00576A63"/>
    <w:rsid w:val="00581A62"/>
    <w:rsid w:val="00582FEA"/>
    <w:rsid w:val="0058413A"/>
    <w:rsid w:val="0058656E"/>
    <w:rsid w:val="00587A17"/>
    <w:rsid w:val="00591BF2"/>
    <w:rsid w:val="0059656E"/>
    <w:rsid w:val="005A41F3"/>
    <w:rsid w:val="005B278E"/>
    <w:rsid w:val="005B4A47"/>
    <w:rsid w:val="005C3499"/>
    <w:rsid w:val="005C4EED"/>
    <w:rsid w:val="005D314D"/>
    <w:rsid w:val="005E6E7E"/>
    <w:rsid w:val="005F13C6"/>
    <w:rsid w:val="005F507D"/>
    <w:rsid w:val="00600E7D"/>
    <w:rsid w:val="00601DBE"/>
    <w:rsid w:val="006024D3"/>
    <w:rsid w:val="006043A1"/>
    <w:rsid w:val="0061401C"/>
    <w:rsid w:val="0063306E"/>
    <w:rsid w:val="006454E1"/>
    <w:rsid w:val="006556DE"/>
    <w:rsid w:val="00696D57"/>
    <w:rsid w:val="006A754B"/>
    <w:rsid w:val="006B09A3"/>
    <w:rsid w:val="006C089B"/>
    <w:rsid w:val="006C313C"/>
    <w:rsid w:val="006D602F"/>
    <w:rsid w:val="006F27C5"/>
    <w:rsid w:val="00720875"/>
    <w:rsid w:val="00725794"/>
    <w:rsid w:val="00731331"/>
    <w:rsid w:val="007319E9"/>
    <w:rsid w:val="00740A04"/>
    <w:rsid w:val="007505FD"/>
    <w:rsid w:val="00756EE6"/>
    <w:rsid w:val="00760716"/>
    <w:rsid w:val="007612D3"/>
    <w:rsid w:val="00765462"/>
    <w:rsid w:val="00783CB8"/>
    <w:rsid w:val="007905BA"/>
    <w:rsid w:val="007972C3"/>
    <w:rsid w:val="007A29C6"/>
    <w:rsid w:val="007A5690"/>
    <w:rsid w:val="007C4A96"/>
    <w:rsid w:val="007E7268"/>
    <w:rsid w:val="00803846"/>
    <w:rsid w:val="00804372"/>
    <w:rsid w:val="00805231"/>
    <w:rsid w:val="00825976"/>
    <w:rsid w:val="00851995"/>
    <w:rsid w:val="00854B2A"/>
    <w:rsid w:val="00855940"/>
    <w:rsid w:val="00857932"/>
    <w:rsid w:val="00862232"/>
    <w:rsid w:val="0086283E"/>
    <w:rsid w:val="008632EB"/>
    <w:rsid w:val="008A16D8"/>
    <w:rsid w:val="008B39A8"/>
    <w:rsid w:val="008C2AC0"/>
    <w:rsid w:val="008C5099"/>
    <w:rsid w:val="008D65CA"/>
    <w:rsid w:val="008D7002"/>
    <w:rsid w:val="008E2B43"/>
    <w:rsid w:val="008F1F3C"/>
    <w:rsid w:val="00900DBE"/>
    <w:rsid w:val="00906DF9"/>
    <w:rsid w:val="0092315F"/>
    <w:rsid w:val="0092687E"/>
    <w:rsid w:val="0093745F"/>
    <w:rsid w:val="00940CD1"/>
    <w:rsid w:val="0094731E"/>
    <w:rsid w:val="0094748A"/>
    <w:rsid w:val="00953E28"/>
    <w:rsid w:val="00955249"/>
    <w:rsid w:val="0096646B"/>
    <w:rsid w:val="00975ADD"/>
    <w:rsid w:val="009834A3"/>
    <w:rsid w:val="00984832"/>
    <w:rsid w:val="00990D80"/>
    <w:rsid w:val="0099515C"/>
    <w:rsid w:val="009A2A45"/>
    <w:rsid w:val="009A5B35"/>
    <w:rsid w:val="009B3B30"/>
    <w:rsid w:val="009C6A84"/>
    <w:rsid w:val="009D3326"/>
    <w:rsid w:val="009D6D51"/>
    <w:rsid w:val="009E65C5"/>
    <w:rsid w:val="009E6751"/>
    <w:rsid w:val="00A0145E"/>
    <w:rsid w:val="00A1743B"/>
    <w:rsid w:val="00A17CA1"/>
    <w:rsid w:val="00A332DC"/>
    <w:rsid w:val="00A37FC0"/>
    <w:rsid w:val="00A43FE2"/>
    <w:rsid w:val="00A46688"/>
    <w:rsid w:val="00A50A19"/>
    <w:rsid w:val="00A53146"/>
    <w:rsid w:val="00A554FB"/>
    <w:rsid w:val="00A70768"/>
    <w:rsid w:val="00A86AF2"/>
    <w:rsid w:val="00AA78F6"/>
    <w:rsid w:val="00AB1CD1"/>
    <w:rsid w:val="00AD0E4A"/>
    <w:rsid w:val="00AD61C7"/>
    <w:rsid w:val="00AD7D5A"/>
    <w:rsid w:val="00AE4C07"/>
    <w:rsid w:val="00AF10D7"/>
    <w:rsid w:val="00B072EE"/>
    <w:rsid w:val="00B16D42"/>
    <w:rsid w:val="00B27C01"/>
    <w:rsid w:val="00B370FD"/>
    <w:rsid w:val="00B46610"/>
    <w:rsid w:val="00B46DFA"/>
    <w:rsid w:val="00B519E7"/>
    <w:rsid w:val="00B5302F"/>
    <w:rsid w:val="00B56D76"/>
    <w:rsid w:val="00B77772"/>
    <w:rsid w:val="00B90E15"/>
    <w:rsid w:val="00B9760B"/>
    <w:rsid w:val="00BA19C5"/>
    <w:rsid w:val="00BA3D4B"/>
    <w:rsid w:val="00BB6AF6"/>
    <w:rsid w:val="00BC1F94"/>
    <w:rsid w:val="00BD07C7"/>
    <w:rsid w:val="00BE0ECB"/>
    <w:rsid w:val="00BE5C76"/>
    <w:rsid w:val="00C07793"/>
    <w:rsid w:val="00C1612D"/>
    <w:rsid w:val="00C24F1A"/>
    <w:rsid w:val="00C462B9"/>
    <w:rsid w:val="00C53265"/>
    <w:rsid w:val="00C55864"/>
    <w:rsid w:val="00C60952"/>
    <w:rsid w:val="00C61848"/>
    <w:rsid w:val="00C6322D"/>
    <w:rsid w:val="00C64962"/>
    <w:rsid w:val="00C65133"/>
    <w:rsid w:val="00C80BD7"/>
    <w:rsid w:val="00C84FEC"/>
    <w:rsid w:val="00CA3916"/>
    <w:rsid w:val="00CB07B1"/>
    <w:rsid w:val="00CC47F3"/>
    <w:rsid w:val="00CE6E60"/>
    <w:rsid w:val="00CF5EF5"/>
    <w:rsid w:val="00D1066D"/>
    <w:rsid w:val="00D10841"/>
    <w:rsid w:val="00D10C5F"/>
    <w:rsid w:val="00D14694"/>
    <w:rsid w:val="00D15C86"/>
    <w:rsid w:val="00D15CD0"/>
    <w:rsid w:val="00D230E0"/>
    <w:rsid w:val="00D4798F"/>
    <w:rsid w:val="00D60821"/>
    <w:rsid w:val="00D6572B"/>
    <w:rsid w:val="00D853F9"/>
    <w:rsid w:val="00DA7D17"/>
    <w:rsid w:val="00DB199E"/>
    <w:rsid w:val="00DD29B3"/>
    <w:rsid w:val="00DD675C"/>
    <w:rsid w:val="00DD7D07"/>
    <w:rsid w:val="00DE5030"/>
    <w:rsid w:val="00E01DD7"/>
    <w:rsid w:val="00E17797"/>
    <w:rsid w:val="00E26DCC"/>
    <w:rsid w:val="00E30EB3"/>
    <w:rsid w:val="00E43BFA"/>
    <w:rsid w:val="00E667EF"/>
    <w:rsid w:val="00E961D8"/>
    <w:rsid w:val="00EA0C92"/>
    <w:rsid w:val="00EA4A66"/>
    <w:rsid w:val="00EA593E"/>
    <w:rsid w:val="00EB2006"/>
    <w:rsid w:val="00EC165B"/>
    <w:rsid w:val="00EC5165"/>
    <w:rsid w:val="00EE4722"/>
    <w:rsid w:val="00F22A5A"/>
    <w:rsid w:val="00F22F52"/>
    <w:rsid w:val="00F47F4B"/>
    <w:rsid w:val="00F75CCE"/>
    <w:rsid w:val="00F768CF"/>
    <w:rsid w:val="00F84C6F"/>
    <w:rsid w:val="00F926E1"/>
    <w:rsid w:val="00F943D6"/>
    <w:rsid w:val="00FA6C97"/>
    <w:rsid w:val="00FB2270"/>
    <w:rsid w:val="00FB5336"/>
    <w:rsid w:val="00FB5485"/>
    <w:rsid w:val="00FC0B47"/>
    <w:rsid w:val="00FC0D49"/>
    <w:rsid w:val="00FC103A"/>
    <w:rsid w:val="00FC276B"/>
    <w:rsid w:val="00FC60D5"/>
    <w:rsid w:val="00FD3705"/>
    <w:rsid w:val="00FE13DE"/>
    <w:rsid w:val="00FE3D1C"/>
    <w:rsid w:val="00FE5C96"/>
    <w:rsid w:val="00FF59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eader" Target="header1.xml"/><Relationship Id="rId10" Type="http://schemas.openxmlformats.org/officeDocument/2006/relationships/hyperlink" Target="https://github.com/jmcooper/angular-fundamentals-fil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2647B-571C-404A-8881-1378D8AC5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27</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276</cp:revision>
  <dcterms:created xsi:type="dcterms:W3CDTF">2019-12-31T10:19:00Z</dcterms:created>
  <dcterms:modified xsi:type="dcterms:W3CDTF">2020-02-23T18:26:00Z</dcterms:modified>
</cp:coreProperties>
</file>