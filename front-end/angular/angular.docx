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7D07" w:rsidRDefault="00224997" w:rsidP="00177900">
      <w:pPr>
        <w:pStyle w:val="Heading2"/>
      </w:pPr>
      <w:r>
        <w:t>Angular</w:t>
      </w:r>
    </w:p>
    <w:p w:rsidR="00224997" w:rsidRDefault="00224997" w:rsidP="00224997">
      <w:pPr>
        <w:pStyle w:val="Heading2"/>
      </w:pPr>
      <w:r>
        <w:t>Getting Started</w:t>
      </w:r>
    </w:p>
    <w:p w:rsidR="00AE4C07" w:rsidRDefault="00AE4C07" w:rsidP="00AE4C07">
      <w:r>
        <w:t>Practice:</w:t>
      </w:r>
    </w:p>
    <w:p w:rsidR="00AE4C07" w:rsidRDefault="006454E1" w:rsidP="00AE4C07">
      <w:hyperlink r:id="rId9" w:history="1">
        <w:r w:rsidR="00AE4C07">
          <w:rPr>
            <w:rStyle w:val="Hyperlink"/>
          </w:rPr>
          <w:t>https://jcoop.io/angular-practice-exercises/</w:t>
        </w:r>
      </w:hyperlink>
    </w:p>
    <w:p w:rsidR="00AE4C07" w:rsidRDefault="00AE4C07" w:rsidP="00AE4C07">
      <w:proofErr w:type="spellStart"/>
      <w:r>
        <w:t>Git</w:t>
      </w:r>
      <w:proofErr w:type="spellEnd"/>
      <w:r>
        <w:t xml:space="preserve"> hub:</w:t>
      </w:r>
    </w:p>
    <w:p w:rsidR="00AE4C07" w:rsidRPr="00AE4C07" w:rsidRDefault="006454E1" w:rsidP="00AE4C07">
      <w:hyperlink r:id="rId10" w:history="1">
        <w:r w:rsidR="00AE4C07">
          <w:rPr>
            <w:rStyle w:val="Hyperlink"/>
          </w:rPr>
          <w:t>https://github.com/jmcooper/angular-fundamentals-files</w:t>
        </w:r>
      </w:hyperlink>
    </w:p>
    <w:p w:rsidR="00224997" w:rsidRDefault="00224997" w:rsidP="00224997">
      <w:pPr>
        <w:pStyle w:val="Heading3"/>
      </w:pPr>
      <w:r>
        <w:t xml:space="preserve">Angular JS </w:t>
      </w:r>
      <w:proofErr w:type="spellStart"/>
      <w:r>
        <w:t>vs</w:t>
      </w:r>
      <w:proofErr w:type="spellEnd"/>
      <w:r>
        <w:t xml:space="preserve"> Angular</w:t>
      </w:r>
    </w:p>
    <w:p w:rsidR="00224997" w:rsidRDefault="00224997" w:rsidP="00224997">
      <w:pPr>
        <w:rPr>
          <w:b/>
        </w:rPr>
      </w:pPr>
      <w:r>
        <w:rPr>
          <w:b/>
        </w:rPr>
        <w:t xml:space="preserve">Angular </w:t>
      </w:r>
      <w:proofErr w:type="spellStart"/>
      <w:r>
        <w:rPr>
          <w:b/>
        </w:rPr>
        <w:t>js</w:t>
      </w:r>
      <w:proofErr w:type="spellEnd"/>
    </w:p>
    <w:p w:rsidR="00224997" w:rsidRPr="00224997" w:rsidRDefault="00224997" w:rsidP="00224997">
      <w:pPr>
        <w:pStyle w:val="ListParagraph"/>
        <w:numPr>
          <w:ilvl w:val="0"/>
          <w:numId w:val="5"/>
        </w:numPr>
        <w:rPr>
          <w:b/>
        </w:rPr>
      </w:pPr>
      <w:r>
        <w:t>MVC Framework</w:t>
      </w:r>
    </w:p>
    <w:p w:rsidR="00224997" w:rsidRPr="00224997" w:rsidRDefault="00224997" w:rsidP="00224997">
      <w:pPr>
        <w:pStyle w:val="ListParagraph"/>
        <w:numPr>
          <w:ilvl w:val="0"/>
          <w:numId w:val="5"/>
        </w:numPr>
        <w:rPr>
          <w:b/>
        </w:rPr>
      </w:pPr>
    </w:p>
    <w:p w:rsidR="00224997" w:rsidRDefault="00224997" w:rsidP="00224997">
      <w:pPr>
        <w:rPr>
          <w:b/>
        </w:rPr>
      </w:pPr>
      <w:r>
        <w:rPr>
          <w:b/>
        </w:rPr>
        <w:t>Angular</w:t>
      </w:r>
    </w:p>
    <w:p w:rsidR="00224997" w:rsidRDefault="00224997" w:rsidP="00224997">
      <w:pPr>
        <w:pStyle w:val="Heading3"/>
      </w:pPr>
      <w:r>
        <w:t>Start with angular</w:t>
      </w:r>
    </w:p>
    <w:p w:rsidR="00224997" w:rsidRDefault="00224997" w:rsidP="00224997">
      <w:r>
        <w:t>Install angular CLI</w:t>
      </w:r>
    </w:p>
    <w:p w:rsidR="00224997" w:rsidRDefault="00224997" w:rsidP="00224997">
      <w:r>
        <w:t xml:space="preserve">$ </w:t>
      </w:r>
      <w:proofErr w:type="spellStart"/>
      <w:proofErr w:type="gramStart"/>
      <w:r>
        <w:t>sudo</w:t>
      </w:r>
      <w:proofErr w:type="spellEnd"/>
      <w:proofErr w:type="gramEnd"/>
      <w:r>
        <w:t xml:space="preserve"> </w:t>
      </w:r>
      <w:proofErr w:type="spellStart"/>
      <w:r>
        <w:t>npm</w:t>
      </w:r>
      <w:proofErr w:type="spellEnd"/>
      <w:r>
        <w:t xml:space="preserve"> install –g @angular/cli@7.1.2</w:t>
      </w:r>
    </w:p>
    <w:p w:rsidR="00224997" w:rsidRDefault="00224997" w:rsidP="00224997">
      <w:r>
        <w:t>Create a project using CLI</w:t>
      </w:r>
    </w:p>
    <w:p w:rsidR="00224997" w:rsidRDefault="00224997" w:rsidP="00224997">
      <w:r>
        <w:t xml:space="preserve">$ </w:t>
      </w:r>
      <w:proofErr w:type="spellStart"/>
      <w:proofErr w:type="gramStart"/>
      <w:r>
        <w:t>ng</w:t>
      </w:r>
      <w:proofErr w:type="spellEnd"/>
      <w:proofErr w:type="gramEnd"/>
      <w:r>
        <w:t xml:space="preserve"> new </w:t>
      </w:r>
      <w:proofErr w:type="spellStart"/>
      <w:r>
        <w:t>ng</w:t>
      </w:r>
      <w:proofErr w:type="spellEnd"/>
      <w:r>
        <w:t>-fundamentals</w:t>
      </w:r>
    </w:p>
    <w:p w:rsidR="000B5D98" w:rsidRDefault="000B5D98" w:rsidP="00224997">
      <w:r>
        <w:t xml:space="preserve">You may </w:t>
      </w:r>
      <w:proofErr w:type="gramStart"/>
      <w:r>
        <w:t>can</w:t>
      </w:r>
      <w:proofErr w:type="gramEnd"/>
      <w:r>
        <w:t xml:space="preserve"> copy existing project </w:t>
      </w:r>
      <w:proofErr w:type="spellStart"/>
      <w:r>
        <w:t>package.json</w:t>
      </w:r>
      <w:proofErr w:type="spellEnd"/>
      <w:r>
        <w:t xml:space="preserve"> and package-</w:t>
      </w:r>
      <w:proofErr w:type="spellStart"/>
      <w:r>
        <w:t>lock.json</w:t>
      </w:r>
      <w:proofErr w:type="spellEnd"/>
      <w:r>
        <w:t xml:space="preserve"> contents.</w:t>
      </w:r>
    </w:p>
    <w:p w:rsidR="000B5D98" w:rsidRDefault="000B5D98" w:rsidP="00224997">
      <w:r>
        <w:t>Delete the “</w:t>
      </w:r>
      <w:proofErr w:type="spellStart"/>
      <w:r>
        <w:t>node_modules</w:t>
      </w:r>
      <w:proofErr w:type="spellEnd"/>
      <w:r>
        <w:t xml:space="preserve">” and then </w:t>
      </w:r>
      <w:proofErr w:type="spellStart"/>
      <w:r>
        <w:t>npm</w:t>
      </w:r>
      <w:proofErr w:type="spellEnd"/>
      <w:r>
        <w:t xml:space="preserve"> install</w:t>
      </w:r>
    </w:p>
    <w:p w:rsidR="000B5D98" w:rsidRDefault="000B5D98" w:rsidP="00224997">
      <w:r>
        <w:t xml:space="preserve">$ </w:t>
      </w:r>
      <w:proofErr w:type="spellStart"/>
      <w:proofErr w:type="gramStart"/>
      <w:r>
        <w:t>npm</w:t>
      </w:r>
      <w:proofErr w:type="spellEnd"/>
      <w:proofErr w:type="gramEnd"/>
      <w:r>
        <w:t xml:space="preserve"> install</w:t>
      </w:r>
    </w:p>
    <w:p w:rsidR="00AA78F6" w:rsidRDefault="00AA78F6" w:rsidP="00224997">
      <w:r>
        <w:t xml:space="preserve">To start </w:t>
      </w:r>
    </w:p>
    <w:p w:rsidR="00AA78F6" w:rsidRDefault="00AA78F6" w:rsidP="00224997">
      <w:r>
        <w:t xml:space="preserve">$ </w:t>
      </w:r>
      <w:proofErr w:type="spellStart"/>
      <w:proofErr w:type="gramStart"/>
      <w:r>
        <w:t>npm</w:t>
      </w:r>
      <w:proofErr w:type="spellEnd"/>
      <w:proofErr w:type="gramEnd"/>
      <w:r>
        <w:t xml:space="preserve"> start</w:t>
      </w:r>
    </w:p>
    <w:p w:rsidR="00AA78F6" w:rsidRDefault="00AA78F6" w:rsidP="00224997">
      <w:r>
        <w:t xml:space="preserve">If we access the app (default port 4200), it will launch the file </w:t>
      </w:r>
      <w:proofErr w:type="spellStart"/>
      <w:r w:rsidRPr="00AA78F6">
        <w:rPr>
          <w:b/>
        </w:rPr>
        <w:t>src</w:t>
      </w:r>
      <w:proofErr w:type="spellEnd"/>
      <w:r w:rsidRPr="00AA78F6">
        <w:rPr>
          <w:b/>
        </w:rPr>
        <w:t>/</w:t>
      </w:r>
      <w:proofErr w:type="spellStart"/>
      <w:r w:rsidRPr="00AA78F6">
        <w:rPr>
          <w:b/>
        </w:rPr>
        <w:t>main.ts</w:t>
      </w:r>
      <w:proofErr w:type="spellEnd"/>
      <w:r>
        <w:rPr>
          <w:b/>
        </w:rPr>
        <w:t xml:space="preserve"> </w:t>
      </w:r>
      <w:proofErr w:type="gramStart"/>
      <w:r>
        <w:t>This</w:t>
      </w:r>
      <w:proofErr w:type="gramEnd"/>
      <w:r>
        <w:t xml:space="preserve"> mapping can be found under </w:t>
      </w:r>
      <w:proofErr w:type="spellStart"/>
      <w:r>
        <w:t>package.json</w:t>
      </w:r>
      <w:proofErr w:type="spellEnd"/>
      <w:r>
        <w:t xml:space="preserve"> </w:t>
      </w:r>
      <w:r>
        <w:rPr>
          <w:b/>
        </w:rPr>
        <w:t xml:space="preserve">build </w:t>
      </w:r>
      <w:r>
        <w:t>mapping section.</w:t>
      </w:r>
    </w:p>
    <w:p w:rsidR="00EE4722" w:rsidRDefault="00EE4722" w:rsidP="00224997">
      <w:r w:rsidRPr="00EE4722">
        <w:rPr>
          <w:noProof/>
        </w:rPr>
        <w:lastRenderedPageBreak/>
        <w:drawing>
          <wp:inline distT="0" distB="0" distL="0" distR="0" wp14:anchorId="44BB5942" wp14:editId="04166D66">
            <wp:extent cx="5943600" cy="2251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251075"/>
                    </a:xfrm>
                    <a:prstGeom prst="rect">
                      <a:avLst/>
                    </a:prstGeom>
                  </pic:spPr>
                </pic:pic>
              </a:graphicData>
            </a:graphic>
          </wp:inline>
        </w:drawing>
      </w:r>
    </w:p>
    <w:p w:rsidR="00EE4722" w:rsidRDefault="00EE4722" w:rsidP="00224997">
      <w:r>
        <w:t xml:space="preserve"> The </w:t>
      </w:r>
      <w:proofErr w:type="spellStart"/>
      <w:r>
        <w:rPr>
          <w:b/>
        </w:rPr>
        <w:t>main.ts</w:t>
      </w:r>
      <w:proofErr w:type="spellEnd"/>
      <w:r>
        <w:rPr>
          <w:b/>
        </w:rPr>
        <w:t xml:space="preserve"> </w:t>
      </w:r>
      <w:r>
        <w:t xml:space="preserve">file will be loaded by web pack i.e. </w:t>
      </w:r>
      <w:proofErr w:type="spellStart"/>
      <w:r>
        <w:rPr>
          <w:b/>
        </w:rPr>
        <w:t>angular.json</w:t>
      </w:r>
      <w:proofErr w:type="spellEnd"/>
      <w:r>
        <w:rPr>
          <w:b/>
        </w:rPr>
        <w:t xml:space="preserve"> </w:t>
      </w:r>
      <w:r>
        <w:t>file</w:t>
      </w:r>
      <w:r w:rsidR="00CF5EF5">
        <w:t>.</w:t>
      </w:r>
    </w:p>
    <w:p w:rsidR="00CF5EF5" w:rsidRDefault="00CF5EF5" w:rsidP="00224997">
      <w:r>
        <w:t xml:space="preserve">Then the </w:t>
      </w:r>
      <w:proofErr w:type="spellStart"/>
      <w:r>
        <w:t>main.ts</w:t>
      </w:r>
      <w:proofErr w:type="spellEnd"/>
      <w:r>
        <w:t xml:space="preserve"> file will load the </w:t>
      </w:r>
      <w:proofErr w:type="spellStart"/>
      <w:r>
        <w:rPr>
          <w:b/>
        </w:rPr>
        <w:t>app.module</w:t>
      </w:r>
      <w:proofErr w:type="spellEnd"/>
      <w:r>
        <w:rPr>
          <w:b/>
        </w:rPr>
        <w:t xml:space="preserve"> </w:t>
      </w:r>
      <w:r>
        <w:t>and that makes angular aware about our app component, which will load the index.html</w:t>
      </w:r>
    </w:p>
    <w:p w:rsidR="005B4A47" w:rsidRDefault="005B4A47" w:rsidP="00BB6AF6">
      <w:pPr>
        <w:pStyle w:val="Heading2"/>
      </w:pPr>
      <w:r>
        <w:t>Creating and communicating between components</w:t>
      </w:r>
    </w:p>
    <w:p w:rsidR="00BB6AF6" w:rsidRDefault="00BB6AF6" w:rsidP="00BB6AF6">
      <w:pPr>
        <w:pStyle w:val="Heading3"/>
      </w:pPr>
      <w:r>
        <w:t>Creating a component</w:t>
      </w:r>
    </w:p>
    <w:p w:rsidR="00BB6AF6" w:rsidRDefault="00BB6AF6" w:rsidP="00BB6AF6">
      <w:r>
        <w:t xml:space="preserve">We need to create a </w:t>
      </w:r>
      <w:proofErr w:type="spellStart"/>
      <w:r>
        <w:t>ts</w:t>
      </w:r>
      <w:proofErr w:type="spellEnd"/>
      <w:r>
        <w:t xml:space="preserve"> file as below</w:t>
      </w:r>
    </w:p>
    <w:p w:rsidR="00BB6AF6" w:rsidRDefault="00BB6AF6" w:rsidP="00BB6AF6">
      <w:r w:rsidRPr="00BB6AF6">
        <w:rPr>
          <w:noProof/>
        </w:rPr>
        <w:drawing>
          <wp:inline distT="0" distB="0" distL="0" distR="0" wp14:anchorId="6282966F" wp14:editId="03316F82">
            <wp:extent cx="5943600" cy="2025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025650"/>
                    </a:xfrm>
                    <a:prstGeom prst="rect">
                      <a:avLst/>
                    </a:prstGeom>
                  </pic:spPr>
                </pic:pic>
              </a:graphicData>
            </a:graphic>
          </wp:inline>
        </w:drawing>
      </w:r>
    </w:p>
    <w:p w:rsidR="00BB6AF6" w:rsidRDefault="00BB6AF6" w:rsidP="00BB6AF6">
      <w:pPr>
        <w:rPr>
          <w:b/>
        </w:rPr>
      </w:pPr>
      <w:r>
        <w:t>Register the component to root module file (</w:t>
      </w:r>
      <w:proofErr w:type="spellStart"/>
      <w:r>
        <w:t>app.module.ts</w:t>
      </w:r>
      <w:proofErr w:type="spellEnd"/>
      <w:r>
        <w:t xml:space="preserve">) in </w:t>
      </w:r>
      <w:proofErr w:type="gramStart"/>
      <w:r>
        <w:rPr>
          <w:b/>
        </w:rPr>
        <w:t>declarations[]</w:t>
      </w:r>
      <w:proofErr w:type="gramEnd"/>
    </w:p>
    <w:p w:rsidR="00320C4C" w:rsidRDefault="00320C4C" w:rsidP="00320C4C">
      <w:pPr>
        <w:pStyle w:val="Heading3"/>
      </w:pPr>
      <w:r>
        <w:t>Passing data to child component</w:t>
      </w:r>
    </w:p>
    <w:p w:rsidR="002A0232" w:rsidRDefault="002A0232" w:rsidP="002A0232">
      <w:r>
        <w:t xml:space="preserve">We need to pass through </w:t>
      </w:r>
      <w:proofErr w:type="gramStart"/>
      <w:r>
        <w:rPr>
          <w:b/>
        </w:rPr>
        <w:t>@Input(</w:t>
      </w:r>
      <w:proofErr w:type="gramEnd"/>
      <w:r>
        <w:rPr>
          <w:b/>
        </w:rPr>
        <w:t xml:space="preserve">) </w:t>
      </w:r>
      <w:r w:rsidR="0094748A">
        <w:t>decorator</w:t>
      </w:r>
    </w:p>
    <w:p w:rsidR="002A0232" w:rsidRDefault="002A0232" w:rsidP="002A0232">
      <w:r>
        <w:t>Child component:</w:t>
      </w:r>
    </w:p>
    <w:p w:rsidR="002A0232" w:rsidRDefault="002A0232" w:rsidP="002A0232">
      <w:r w:rsidRPr="002A0232">
        <w:rPr>
          <w:noProof/>
        </w:rPr>
        <w:lastRenderedPageBreak/>
        <w:drawing>
          <wp:inline distT="0" distB="0" distL="0" distR="0" wp14:anchorId="7A5C2FBC" wp14:editId="465AD290">
            <wp:extent cx="4562475" cy="1371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62475" cy="1371600"/>
                    </a:xfrm>
                    <a:prstGeom prst="rect">
                      <a:avLst/>
                    </a:prstGeom>
                  </pic:spPr>
                </pic:pic>
              </a:graphicData>
            </a:graphic>
          </wp:inline>
        </w:drawing>
      </w:r>
    </w:p>
    <w:p w:rsidR="002A0232" w:rsidRDefault="002A0232" w:rsidP="002A0232">
      <w:r>
        <w:t>Parent component (especially template file):</w:t>
      </w:r>
    </w:p>
    <w:p w:rsidR="002A0232" w:rsidRDefault="002A0232" w:rsidP="002A0232">
      <w:r w:rsidRPr="002A0232">
        <w:rPr>
          <w:noProof/>
        </w:rPr>
        <w:drawing>
          <wp:inline distT="0" distB="0" distL="0" distR="0" wp14:anchorId="2AEBE95E" wp14:editId="25B7E1FC">
            <wp:extent cx="5029200" cy="1038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29200" cy="1038225"/>
                    </a:xfrm>
                    <a:prstGeom prst="rect">
                      <a:avLst/>
                    </a:prstGeom>
                  </pic:spPr>
                </pic:pic>
              </a:graphicData>
            </a:graphic>
          </wp:inline>
        </w:drawing>
      </w:r>
    </w:p>
    <w:p w:rsidR="0093745F" w:rsidRDefault="00162830" w:rsidP="00162830">
      <w:pPr>
        <w:pStyle w:val="Heading3"/>
      </w:pPr>
      <w:r>
        <w:t>Passing the data from child to parent</w:t>
      </w:r>
    </w:p>
    <w:p w:rsidR="00162830" w:rsidRDefault="002E63CC" w:rsidP="00162830">
      <w:r>
        <w:t xml:space="preserve">We will do that with </w:t>
      </w:r>
      <w:proofErr w:type="gramStart"/>
      <w:r>
        <w:rPr>
          <w:b/>
        </w:rPr>
        <w:t>@Output(</w:t>
      </w:r>
      <w:proofErr w:type="gramEnd"/>
      <w:r>
        <w:rPr>
          <w:b/>
        </w:rPr>
        <w:t xml:space="preserve">) </w:t>
      </w:r>
      <w:r>
        <w:t>decorator, especially we will pass back events generated in child component to parent component.</w:t>
      </w:r>
    </w:p>
    <w:p w:rsidR="00413AFF" w:rsidRDefault="00413AFF" w:rsidP="00162830">
      <w:r>
        <w:t>Capture event in child component:</w:t>
      </w:r>
    </w:p>
    <w:p w:rsidR="00413AFF" w:rsidRDefault="00413AFF" w:rsidP="00162830">
      <w:r w:rsidRPr="00413AFF">
        <w:rPr>
          <w:noProof/>
        </w:rPr>
        <w:drawing>
          <wp:inline distT="0" distB="0" distL="0" distR="0" wp14:anchorId="43312FEE" wp14:editId="518FF76B">
            <wp:extent cx="4695825" cy="1647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95825" cy="1647825"/>
                    </a:xfrm>
                    <a:prstGeom prst="rect">
                      <a:avLst/>
                    </a:prstGeom>
                  </pic:spPr>
                </pic:pic>
              </a:graphicData>
            </a:graphic>
          </wp:inline>
        </w:drawing>
      </w:r>
    </w:p>
    <w:p w:rsidR="00413AFF" w:rsidRDefault="00413AFF" w:rsidP="00162830">
      <w:r>
        <w:t>Capture the event emitted in parent template:</w:t>
      </w:r>
    </w:p>
    <w:p w:rsidR="00413AFF" w:rsidRDefault="00413AFF" w:rsidP="00162830">
      <w:r w:rsidRPr="00413AFF">
        <w:rPr>
          <w:noProof/>
        </w:rPr>
        <w:drawing>
          <wp:inline distT="0" distB="0" distL="0" distR="0" wp14:anchorId="625D01D9" wp14:editId="5F774C2F">
            <wp:extent cx="5924550" cy="1133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24550" cy="1133475"/>
                    </a:xfrm>
                    <a:prstGeom prst="rect">
                      <a:avLst/>
                    </a:prstGeom>
                  </pic:spPr>
                </pic:pic>
              </a:graphicData>
            </a:graphic>
          </wp:inline>
        </w:drawing>
      </w:r>
    </w:p>
    <w:p w:rsidR="00413AFF" w:rsidRDefault="00413AFF" w:rsidP="00162830"/>
    <w:p w:rsidR="00413AFF" w:rsidRDefault="00413AFF" w:rsidP="00162830"/>
    <w:p w:rsidR="00413AFF" w:rsidRDefault="00413AFF" w:rsidP="00162830">
      <w:r>
        <w:lastRenderedPageBreak/>
        <w:t xml:space="preserve">Define a method in parent </w:t>
      </w:r>
      <w:proofErr w:type="spellStart"/>
      <w:r>
        <w:t>component.ts</w:t>
      </w:r>
      <w:proofErr w:type="spellEnd"/>
    </w:p>
    <w:p w:rsidR="00413AFF" w:rsidRDefault="00413AFF" w:rsidP="00162830">
      <w:r w:rsidRPr="00413AFF">
        <w:rPr>
          <w:noProof/>
        </w:rPr>
        <w:drawing>
          <wp:inline distT="0" distB="0" distL="0" distR="0" wp14:anchorId="03D73094" wp14:editId="5921AB73">
            <wp:extent cx="3352800" cy="581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52800" cy="581025"/>
                    </a:xfrm>
                    <a:prstGeom prst="rect">
                      <a:avLst/>
                    </a:prstGeom>
                  </pic:spPr>
                </pic:pic>
              </a:graphicData>
            </a:graphic>
          </wp:inline>
        </w:drawing>
      </w:r>
    </w:p>
    <w:p w:rsidR="00413AFF" w:rsidRDefault="00413AFF" w:rsidP="00162830"/>
    <w:p w:rsidR="002E63CC" w:rsidRDefault="005F507D" w:rsidP="00162830">
      <w:pPr>
        <w:rPr>
          <w:color w:val="FF0000"/>
        </w:rPr>
      </w:pPr>
      <w:proofErr w:type="gramStart"/>
      <w:r>
        <w:rPr>
          <w:color w:val="FF0000"/>
        </w:rPr>
        <w:t>A</w:t>
      </w:r>
      <w:proofErr w:type="gramEnd"/>
      <w:r>
        <w:rPr>
          <w:color w:val="FF0000"/>
        </w:rPr>
        <w:t xml:space="preserve"> Issue faced with </w:t>
      </w:r>
      <w:proofErr w:type="spellStart"/>
      <w:r>
        <w:rPr>
          <w:b/>
          <w:color w:val="FF0000"/>
        </w:rPr>
        <w:t>EventEmitter</w:t>
      </w:r>
      <w:proofErr w:type="spellEnd"/>
      <w:r>
        <w:rPr>
          <w:b/>
          <w:color w:val="FF0000"/>
        </w:rPr>
        <w:t xml:space="preserve"> </w:t>
      </w:r>
      <w:r>
        <w:rPr>
          <w:color w:val="FF0000"/>
        </w:rPr>
        <w:t>import, many compilation packages were failing:</w:t>
      </w:r>
    </w:p>
    <w:p w:rsidR="005F507D" w:rsidRPr="005F507D" w:rsidRDefault="005F507D" w:rsidP="00162830">
      <w:pPr>
        <w:rPr>
          <w:color w:val="FF0000"/>
        </w:rPr>
      </w:pPr>
      <w:r w:rsidRPr="005F507D">
        <w:rPr>
          <w:noProof/>
          <w:color w:val="FF0000"/>
        </w:rPr>
        <w:drawing>
          <wp:inline distT="0" distB="0" distL="0" distR="0" wp14:anchorId="4C89BE04" wp14:editId="1330FDE3">
            <wp:extent cx="5943600" cy="14630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463040"/>
                    </a:xfrm>
                    <a:prstGeom prst="rect">
                      <a:avLst/>
                    </a:prstGeom>
                  </pic:spPr>
                </pic:pic>
              </a:graphicData>
            </a:graphic>
          </wp:inline>
        </w:drawing>
      </w:r>
    </w:p>
    <w:p w:rsidR="005B4A47" w:rsidRDefault="005B4A47" w:rsidP="005B4A47"/>
    <w:p w:rsidR="001B05D1" w:rsidRDefault="001B05D1" w:rsidP="001B05D1">
      <w:pPr>
        <w:pStyle w:val="Heading3"/>
      </w:pPr>
      <w:r>
        <w:t>Template Reference Variable</w:t>
      </w:r>
    </w:p>
    <w:p w:rsidR="001B05D1" w:rsidRDefault="001B05D1" w:rsidP="001B05D1">
      <w:r>
        <w:t>Template reference variable is a simple and straight forward way to use methods and variables of child component in parent component</w:t>
      </w:r>
    </w:p>
    <w:p w:rsidR="001B05D1" w:rsidRDefault="001B05D1" w:rsidP="001B05D1">
      <w:r w:rsidRPr="001B05D1">
        <w:rPr>
          <w:noProof/>
        </w:rPr>
        <w:drawing>
          <wp:inline distT="0" distB="0" distL="0" distR="0" wp14:anchorId="12E2C357" wp14:editId="023A2721">
            <wp:extent cx="5943600" cy="1106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106170"/>
                    </a:xfrm>
                    <a:prstGeom prst="rect">
                      <a:avLst/>
                    </a:prstGeom>
                  </pic:spPr>
                </pic:pic>
              </a:graphicData>
            </a:graphic>
          </wp:inline>
        </w:drawing>
      </w:r>
    </w:p>
    <w:p w:rsidR="001B05D1" w:rsidRDefault="001B05D1" w:rsidP="001B05D1">
      <w:r>
        <w:t xml:space="preserve">In above </w:t>
      </w:r>
      <w:r>
        <w:rPr>
          <w:b/>
        </w:rPr>
        <w:t xml:space="preserve">#thumbnail </w:t>
      </w:r>
      <w:r>
        <w:t>is the template reference variable.</w:t>
      </w:r>
    </w:p>
    <w:p w:rsidR="0007044C" w:rsidRPr="001B05D1" w:rsidRDefault="0007044C" w:rsidP="001B05D1"/>
    <w:p w:rsidR="000B5D98" w:rsidRDefault="0007044C" w:rsidP="0007044C">
      <w:pPr>
        <w:pStyle w:val="Heading2"/>
      </w:pPr>
      <w:r>
        <w:lastRenderedPageBreak/>
        <w:t>Angular Template Syntax</w:t>
      </w:r>
    </w:p>
    <w:p w:rsidR="0007044C" w:rsidRDefault="002376D5" w:rsidP="002376D5">
      <w:pPr>
        <w:pStyle w:val="Heading3"/>
      </w:pPr>
      <w:r>
        <w:t>Interpolation and Property binding</w:t>
      </w:r>
    </w:p>
    <w:p w:rsidR="002376D5" w:rsidRDefault="002376D5" w:rsidP="002376D5">
      <w:r w:rsidRPr="002376D5">
        <w:rPr>
          <w:noProof/>
        </w:rPr>
        <w:drawing>
          <wp:inline distT="0" distB="0" distL="0" distR="0" wp14:anchorId="2C861057" wp14:editId="2CDE8170">
            <wp:extent cx="5943600" cy="25901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590165"/>
                    </a:xfrm>
                    <a:prstGeom prst="rect">
                      <a:avLst/>
                    </a:prstGeom>
                  </pic:spPr>
                </pic:pic>
              </a:graphicData>
            </a:graphic>
          </wp:inline>
        </w:drawing>
      </w:r>
    </w:p>
    <w:p w:rsidR="002376D5" w:rsidRDefault="002376D5" w:rsidP="002376D5">
      <w:r>
        <w:rPr>
          <w:b/>
        </w:rPr>
        <w:t xml:space="preserve">Interpolation </w:t>
      </w:r>
      <w:r>
        <w:t>is used to bind the data from component to template.</w:t>
      </w:r>
    </w:p>
    <w:p w:rsidR="002376D5" w:rsidRDefault="002376D5" w:rsidP="002376D5">
      <w:r>
        <w:rPr>
          <w:b/>
        </w:rPr>
        <w:t xml:space="preserve">Property binding </w:t>
      </w:r>
      <w:r>
        <w:t xml:space="preserve">is used to bind the property of a </w:t>
      </w:r>
      <w:r>
        <w:rPr>
          <w:b/>
        </w:rPr>
        <w:t xml:space="preserve">DOM </w:t>
      </w:r>
      <w:r>
        <w:t>element.</w:t>
      </w:r>
      <w:r w:rsidR="007505FD">
        <w:t xml:space="preserve"> (In above case </w:t>
      </w:r>
      <w:proofErr w:type="spellStart"/>
      <w:r w:rsidR="007505FD">
        <w:t>src</w:t>
      </w:r>
      <w:proofErr w:type="spellEnd"/>
      <w:r w:rsidR="007505FD">
        <w:t xml:space="preserve"> of image)</w:t>
      </w:r>
    </w:p>
    <w:p w:rsidR="00D10841" w:rsidRDefault="00D10841" w:rsidP="002376D5">
      <w:r>
        <w:t>We can use expressing inside interpolation ex. {</w:t>
      </w:r>
      <w:proofErr w:type="gramStart"/>
      <w:r>
        <w:t>{ 2</w:t>
      </w:r>
      <w:proofErr w:type="gramEnd"/>
      <w:r>
        <w:t xml:space="preserve"> + 2 }}, but there are restrictions as below</w:t>
      </w:r>
    </w:p>
    <w:p w:rsidR="00D10841" w:rsidRDefault="00D10841" w:rsidP="00D10841">
      <w:pPr>
        <w:pStyle w:val="ListParagraph"/>
        <w:numPr>
          <w:ilvl w:val="0"/>
          <w:numId w:val="6"/>
        </w:numPr>
      </w:pPr>
      <w:r>
        <w:t xml:space="preserve">Can’t use assignments (=, +=, ++, </w:t>
      </w:r>
      <w:proofErr w:type="spellStart"/>
      <w:r>
        <w:t>etc</w:t>
      </w:r>
      <w:proofErr w:type="spellEnd"/>
      <w:r>
        <w:t>)</w:t>
      </w:r>
    </w:p>
    <w:p w:rsidR="00D10841" w:rsidRDefault="00D10841" w:rsidP="00D10841">
      <w:pPr>
        <w:pStyle w:val="ListParagraph"/>
        <w:numPr>
          <w:ilvl w:val="0"/>
          <w:numId w:val="6"/>
        </w:numPr>
      </w:pPr>
      <w:r>
        <w:t>Can’t use new keyword</w:t>
      </w:r>
    </w:p>
    <w:p w:rsidR="00D10841" w:rsidRDefault="00D10841" w:rsidP="00D10841">
      <w:pPr>
        <w:pStyle w:val="ListParagraph"/>
        <w:numPr>
          <w:ilvl w:val="0"/>
          <w:numId w:val="6"/>
        </w:numPr>
      </w:pPr>
      <w:r>
        <w:t>Can’t chain expression with ;</w:t>
      </w:r>
    </w:p>
    <w:p w:rsidR="00D10841" w:rsidRDefault="00D10841" w:rsidP="00D10841">
      <w:pPr>
        <w:pStyle w:val="ListParagraph"/>
        <w:numPr>
          <w:ilvl w:val="0"/>
          <w:numId w:val="6"/>
        </w:numPr>
      </w:pPr>
      <w:r>
        <w:t>Can’t use global name space as “console”</w:t>
      </w:r>
    </w:p>
    <w:p w:rsidR="00437EF5" w:rsidRDefault="00437EF5" w:rsidP="00437EF5">
      <w:pPr>
        <w:pStyle w:val="Heading3"/>
      </w:pPr>
      <w:r>
        <w:t>Event binding and statements</w:t>
      </w:r>
    </w:p>
    <w:p w:rsidR="00437EF5" w:rsidRPr="00437EF5" w:rsidRDefault="00437EF5" w:rsidP="00437EF5">
      <w:r>
        <w:t>&lt;button (click) = “</w:t>
      </w:r>
      <w:proofErr w:type="spellStart"/>
      <w:proofErr w:type="gramStart"/>
      <w:r>
        <w:t>doSom</w:t>
      </w:r>
      <w:r w:rsidR="00044FDC">
        <w:t>e</w:t>
      </w:r>
      <w:r>
        <w:t>thing</w:t>
      </w:r>
      <w:proofErr w:type="spellEnd"/>
      <w:r>
        <w:t>(</w:t>
      </w:r>
      <w:proofErr w:type="gramEnd"/>
      <w:r>
        <w:t>)”&gt;Click Me&lt;/button&gt;</w:t>
      </w:r>
    </w:p>
    <w:p w:rsidR="000B5D98" w:rsidRDefault="00D15CD0" w:rsidP="00D15CD0">
      <w:pPr>
        <w:pStyle w:val="Heading3"/>
      </w:pPr>
      <w:r>
        <w:t>Repeating data with *</w:t>
      </w:r>
      <w:proofErr w:type="spellStart"/>
      <w:r>
        <w:t>ngFor</w:t>
      </w:r>
      <w:proofErr w:type="spellEnd"/>
    </w:p>
    <w:p w:rsidR="000C0305" w:rsidRDefault="000C0305" w:rsidP="000C0305">
      <w:pPr>
        <w:rPr>
          <w:b/>
        </w:rPr>
      </w:pPr>
      <w:r>
        <w:t>*</w:t>
      </w:r>
      <w:proofErr w:type="spellStart"/>
      <w:r>
        <w:t>ngFor</w:t>
      </w:r>
      <w:proofErr w:type="spellEnd"/>
      <w:r>
        <w:t xml:space="preserve"> is </w:t>
      </w:r>
      <w:proofErr w:type="gramStart"/>
      <w:r>
        <w:t>a structural directive which change</w:t>
      </w:r>
      <w:proofErr w:type="gramEnd"/>
      <w:r>
        <w:t xml:space="preserve"> the DOM. </w:t>
      </w:r>
      <w:proofErr w:type="gramStart"/>
      <w:r>
        <w:t xml:space="preserve">In angular structural directives starts with </w:t>
      </w:r>
      <w:r>
        <w:rPr>
          <w:b/>
        </w:rPr>
        <w:t>*</w:t>
      </w:r>
      <w:r w:rsidR="00601DBE">
        <w:rPr>
          <w:b/>
        </w:rPr>
        <w:t>.</w:t>
      </w:r>
      <w:proofErr w:type="gramEnd"/>
    </w:p>
    <w:p w:rsidR="00601DBE" w:rsidRPr="000C0305" w:rsidRDefault="00601DBE" w:rsidP="000C0305">
      <w:pPr>
        <w:rPr>
          <w:b/>
        </w:rPr>
      </w:pPr>
      <w:r w:rsidRPr="00601DBE">
        <w:rPr>
          <w:b/>
          <w:noProof/>
        </w:rPr>
        <w:drawing>
          <wp:inline distT="0" distB="0" distL="0" distR="0" wp14:anchorId="2977188A" wp14:editId="52B84FBC">
            <wp:extent cx="5410200" cy="1228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10200" cy="1228725"/>
                    </a:xfrm>
                    <a:prstGeom prst="rect">
                      <a:avLst/>
                    </a:prstGeom>
                  </pic:spPr>
                </pic:pic>
              </a:graphicData>
            </a:graphic>
          </wp:inline>
        </w:drawing>
      </w:r>
    </w:p>
    <w:p w:rsidR="00D15CD0" w:rsidRDefault="006556DE" w:rsidP="00D15CD0">
      <w:pPr>
        <w:rPr>
          <w:color w:val="000000" w:themeColor="text1"/>
        </w:rPr>
      </w:pPr>
      <w:r>
        <w:lastRenderedPageBreak/>
        <w:t>*</w:t>
      </w:r>
      <w:proofErr w:type="spellStart"/>
      <w:r>
        <w:t>ngFor</w:t>
      </w:r>
      <w:proofErr w:type="spellEnd"/>
      <w:r>
        <w:t xml:space="preserve">=”let event </w:t>
      </w:r>
      <w:r>
        <w:rPr>
          <w:color w:val="FF0000"/>
        </w:rPr>
        <w:t xml:space="preserve">of </w:t>
      </w:r>
      <w:r>
        <w:rPr>
          <w:color w:val="000000" w:themeColor="text1"/>
        </w:rPr>
        <w:t>events”</w:t>
      </w:r>
    </w:p>
    <w:p w:rsidR="001B2228" w:rsidRDefault="001B2228" w:rsidP="001B2228">
      <w:pPr>
        <w:pStyle w:val="Heading3"/>
      </w:pPr>
      <w:r>
        <w:t xml:space="preserve">Handling NULL values </w:t>
      </w:r>
    </w:p>
    <w:p w:rsidR="001B2228" w:rsidRDefault="001B2228" w:rsidP="001B2228">
      <w:r>
        <w:t xml:space="preserve">When binding the data through interpolation if the object is </w:t>
      </w:r>
      <w:r>
        <w:rPr>
          <w:b/>
        </w:rPr>
        <w:t xml:space="preserve">undefined </w:t>
      </w:r>
      <w:r>
        <w:t>then we will fall into issue. (</w:t>
      </w:r>
      <w:proofErr w:type="gramStart"/>
      <w:r>
        <w:t>can’t</w:t>
      </w:r>
      <w:proofErr w:type="gramEnd"/>
      <w:r>
        <w:t xml:space="preserve"> read property of undefined)</w:t>
      </w:r>
    </w:p>
    <w:p w:rsidR="001B2228" w:rsidRDefault="001B2228" w:rsidP="001B2228">
      <w:r>
        <w:t xml:space="preserve">To avoid it we can use </w:t>
      </w:r>
      <w:r>
        <w:rPr>
          <w:b/>
        </w:rPr>
        <w:t xml:space="preserve">safe navigation </w:t>
      </w:r>
      <w:r>
        <w:t>operator</w:t>
      </w:r>
      <w:r w:rsidR="00A332DC">
        <w:t xml:space="preserve"> </w:t>
      </w:r>
      <w:r w:rsidR="00A332DC">
        <w:rPr>
          <w:b/>
        </w:rPr>
        <w:t>“?”</w:t>
      </w:r>
      <w:r>
        <w:t>, where we are using object</w:t>
      </w:r>
    </w:p>
    <w:p w:rsidR="00940CD1" w:rsidRDefault="00940CD1" w:rsidP="001B2228"/>
    <w:p w:rsidR="00940CD1" w:rsidRDefault="00940CD1" w:rsidP="00940CD1">
      <w:pPr>
        <w:pStyle w:val="Heading3"/>
      </w:pPr>
      <w:r>
        <w:t>Hiding and showing elements with *</w:t>
      </w:r>
      <w:proofErr w:type="spellStart"/>
      <w:r>
        <w:t>ngIf</w:t>
      </w:r>
      <w:proofErr w:type="spellEnd"/>
    </w:p>
    <w:p w:rsidR="00940CD1" w:rsidRDefault="00A332DC" w:rsidP="00940CD1">
      <w:r>
        <w:rPr>
          <w:b/>
        </w:rPr>
        <w:t>*</w:t>
      </w:r>
      <w:proofErr w:type="spellStart"/>
      <w:r>
        <w:rPr>
          <w:b/>
        </w:rPr>
        <w:t>ngIf</w:t>
      </w:r>
      <w:proofErr w:type="spellEnd"/>
      <w:r>
        <w:rPr>
          <w:b/>
        </w:rPr>
        <w:t xml:space="preserve"> </w:t>
      </w:r>
      <w:r>
        <w:t>is a structural directive.</w:t>
      </w:r>
    </w:p>
    <w:p w:rsidR="003C4BB5" w:rsidRDefault="003C4BB5" w:rsidP="00940CD1">
      <w:r w:rsidRPr="003C4BB5">
        <w:rPr>
          <w:noProof/>
        </w:rPr>
        <w:drawing>
          <wp:inline distT="0" distB="0" distL="0" distR="0" wp14:anchorId="11B1933B" wp14:editId="52F600D6">
            <wp:extent cx="5943600" cy="14878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487805"/>
                    </a:xfrm>
                    <a:prstGeom prst="rect">
                      <a:avLst/>
                    </a:prstGeom>
                  </pic:spPr>
                </pic:pic>
              </a:graphicData>
            </a:graphic>
          </wp:inline>
        </w:drawing>
      </w:r>
    </w:p>
    <w:p w:rsidR="002453F1" w:rsidRDefault="002453F1" w:rsidP="00940CD1">
      <w:r>
        <w:t>*</w:t>
      </w:r>
      <w:proofErr w:type="spellStart"/>
      <w:r>
        <w:t>ngIf</w:t>
      </w:r>
      <w:proofErr w:type="spellEnd"/>
      <w:r>
        <w:t xml:space="preserve"> will just not hide the element but comment (completely removes the </w:t>
      </w:r>
      <w:proofErr w:type="gramStart"/>
      <w:r>
        <w:t>element )</w:t>
      </w:r>
      <w:proofErr w:type="gramEnd"/>
      <w:r>
        <w:t xml:space="preserve"> from DOM if expression evaluates to false.</w:t>
      </w:r>
    </w:p>
    <w:p w:rsidR="002453F1" w:rsidRDefault="002453F1" w:rsidP="00940CD1">
      <w:r>
        <w:t>Which is a performance saver, but in some case also we just need to hide the element but not remove from DOM.</w:t>
      </w:r>
    </w:p>
    <w:p w:rsidR="002453F1" w:rsidRDefault="002453F1" w:rsidP="002453F1">
      <w:pPr>
        <w:pStyle w:val="Heading3"/>
      </w:pPr>
      <w:r>
        <w:t>Hiding content</w:t>
      </w:r>
      <w:r w:rsidR="005D314D">
        <w:t xml:space="preserve"> with [hidden]</w:t>
      </w:r>
    </w:p>
    <w:p w:rsidR="002453F1" w:rsidRDefault="002453F1" w:rsidP="002453F1">
      <w:proofErr w:type="gramStart"/>
      <w:r>
        <w:t>If we need something to show and hide frequently based on button click or something.</w:t>
      </w:r>
      <w:proofErr w:type="gramEnd"/>
      <w:r>
        <w:t xml:space="preserve"> It’s better to hide the element rather removing and adding to DOM every time (on every click).</w:t>
      </w:r>
    </w:p>
    <w:p w:rsidR="002453F1" w:rsidRDefault="002453F1" w:rsidP="002453F1">
      <w:r>
        <w:t>Hiding here will improve the performance.</w:t>
      </w:r>
    </w:p>
    <w:p w:rsidR="00B5302F" w:rsidRDefault="00C64962" w:rsidP="002453F1">
      <w:pPr>
        <w:rPr>
          <w:b/>
        </w:rPr>
      </w:pPr>
      <w:r>
        <w:t xml:space="preserve">In HTML we have </w:t>
      </w:r>
      <w:r>
        <w:rPr>
          <w:b/>
        </w:rPr>
        <w:t xml:space="preserve">hidden </w:t>
      </w:r>
      <w:r>
        <w:t xml:space="preserve">attribute, using angular we can bind to a property as </w:t>
      </w:r>
      <w:r>
        <w:rPr>
          <w:b/>
        </w:rPr>
        <w:t>[hidden]</w:t>
      </w:r>
    </w:p>
    <w:p w:rsidR="00AB1CD1" w:rsidRDefault="00AB1CD1" w:rsidP="002453F1">
      <w:pPr>
        <w:rPr>
          <w:b/>
        </w:rPr>
      </w:pPr>
      <w:r w:rsidRPr="00AB1CD1">
        <w:rPr>
          <w:b/>
          <w:noProof/>
        </w:rPr>
        <w:drawing>
          <wp:inline distT="0" distB="0" distL="0" distR="0" wp14:anchorId="38CF656B" wp14:editId="07185808">
            <wp:extent cx="5943600" cy="12528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252855"/>
                    </a:xfrm>
                    <a:prstGeom prst="rect">
                      <a:avLst/>
                    </a:prstGeom>
                  </pic:spPr>
                </pic:pic>
              </a:graphicData>
            </a:graphic>
          </wp:inline>
        </w:drawing>
      </w:r>
    </w:p>
    <w:p w:rsidR="005D314D" w:rsidRDefault="005D314D" w:rsidP="002453F1">
      <w:pPr>
        <w:rPr>
          <w:b/>
        </w:rPr>
      </w:pPr>
    </w:p>
    <w:p w:rsidR="005D314D" w:rsidRDefault="005D314D" w:rsidP="0055421C">
      <w:r>
        <w:lastRenderedPageBreak/>
        <w:t xml:space="preserve">Hiding and Showing content </w:t>
      </w:r>
      <w:r w:rsidR="009B3B30">
        <w:t>with [</w:t>
      </w:r>
      <w:proofErr w:type="spellStart"/>
      <w:r>
        <w:t>ngSwitch</w:t>
      </w:r>
      <w:proofErr w:type="spellEnd"/>
      <w:r w:rsidR="009B3B30">
        <w:t>]</w:t>
      </w:r>
    </w:p>
    <w:p w:rsidR="00CC47F3" w:rsidRDefault="002D4B33" w:rsidP="002D4B33">
      <w:r w:rsidRPr="002D4B33">
        <w:rPr>
          <w:noProof/>
        </w:rPr>
        <w:drawing>
          <wp:inline distT="0" distB="0" distL="0" distR="0" wp14:anchorId="020B1BE6" wp14:editId="6CF7E510">
            <wp:extent cx="5457825" cy="1533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57825" cy="1533525"/>
                    </a:xfrm>
                    <a:prstGeom prst="rect">
                      <a:avLst/>
                    </a:prstGeom>
                  </pic:spPr>
                </pic:pic>
              </a:graphicData>
            </a:graphic>
          </wp:inline>
        </w:drawing>
      </w:r>
    </w:p>
    <w:p w:rsidR="00CC47F3" w:rsidRDefault="00CC47F3" w:rsidP="00CC47F3">
      <w:pPr>
        <w:pStyle w:val="Heading3"/>
      </w:pPr>
      <w:r>
        <w:t xml:space="preserve">Styling component with </w:t>
      </w:r>
      <w:proofErr w:type="spellStart"/>
      <w:r>
        <w:t>ngClass</w:t>
      </w:r>
      <w:proofErr w:type="spellEnd"/>
    </w:p>
    <w:p w:rsidR="00CC47F3" w:rsidRDefault="00FC0D49" w:rsidP="00CC47F3">
      <w:pPr>
        <w:rPr>
          <w:b/>
        </w:rPr>
      </w:pPr>
      <w:r>
        <w:t xml:space="preserve">There is a special type of binding is called class binding as </w:t>
      </w:r>
    </w:p>
    <w:p w:rsidR="00FC0D49" w:rsidRDefault="00FC0D49" w:rsidP="00CC47F3">
      <w:r>
        <w:t xml:space="preserve">&lt;div </w:t>
      </w:r>
      <w:r>
        <w:rPr>
          <w:b/>
        </w:rPr>
        <w:t>[</w:t>
      </w:r>
      <w:proofErr w:type="spellStart"/>
      <w:r>
        <w:rPr>
          <w:b/>
        </w:rPr>
        <w:t>class.green</w:t>
      </w:r>
      <w:proofErr w:type="spellEnd"/>
      <w:proofErr w:type="gramStart"/>
      <w:r>
        <w:rPr>
          <w:b/>
        </w:rPr>
        <w:t>]</w:t>
      </w:r>
      <w:r>
        <w:t>=</w:t>
      </w:r>
      <w:proofErr w:type="gramEnd"/>
      <w:r>
        <w:t>”</w:t>
      </w:r>
      <w:proofErr w:type="spellStart"/>
      <w:r>
        <w:t>event?.time</w:t>
      </w:r>
      <w:proofErr w:type="spellEnd"/>
      <w:r>
        <w:t xml:space="preserve"> === ‘8:00 am’” …</w:t>
      </w:r>
    </w:p>
    <w:p w:rsidR="00C60952" w:rsidRDefault="00C60952" w:rsidP="00CC47F3">
      <w:r>
        <w:t xml:space="preserve">Here </w:t>
      </w:r>
      <w:r>
        <w:rPr>
          <w:b/>
        </w:rPr>
        <w:t xml:space="preserve">green </w:t>
      </w:r>
      <w:r>
        <w:t xml:space="preserve">is a </w:t>
      </w:r>
      <w:proofErr w:type="spellStart"/>
      <w:r>
        <w:t>css</w:t>
      </w:r>
      <w:proofErr w:type="spellEnd"/>
      <w:r>
        <w:t xml:space="preserve"> class we can create</w:t>
      </w:r>
    </w:p>
    <w:p w:rsidR="00C60952" w:rsidRPr="00C60952" w:rsidRDefault="00C60952" w:rsidP="00C60952">
      <w:pPr>
        <w:shd w:val="clear" w:color="auto" w:fill="1E1E1E"/>
        <w:spacing w:after="0" w:line="285" w:lineRule="atLeast"/>
        <w:rPr>
          <w:rFonts w:ascii="Courier New" w:eastAsia="Times New Roman" w:hAnsi="Courier New" w:cs="Courier New"/>
          <w:color w:val="D4D4D4"/>
          <w:sz w:val="21"/>
          <w:szCs w:val="21"/>
        </w:rPr>
      </w:pPr>
      <w:r w:rsidRPr="00C60952">
        <w:rPr>
          <w:rFonts w:ascii="Courier New" w:eastAsia="Times New Roman" w:hAnsi="Courier New" w:cs="Courier New"/>
          <w:color w:val="CE9178"/>
          <w:sz w:val="21"/>
          <w:szCs w:val="21"/>
        </w:rPr>
        <w:t>.green {color: #</w:t>
      </w:r>
      <w:proofErr w:type="gramStart"/>
      <w:r w:rsidRPr="00C60952">
        <w:rPr>
          <w:rFonts w:ascii="Courier New" w:eastAsia="Times New Roman" w:hAnsi="Courier New" w:cs="Courier New"/>
          <w:color w:val="CE9178"/>
          <w:sz w:val="21"/>
          <w:szCs w:val="21"/>
        </w:rPr>
        <w:t>003300 !</w:t>
      </w:r>
      <w:proofErr w:type="gramEnd"/>
      <w:r w:rsidRPr="00C60952">
        <w:rPr>
          <w:rFonts w:ascii="Courier New" w:eastAsia="Times New Roman" w:hAnsi="Courier New" w:cs="Courier New"/>
          <w:color w:val="CE9178"/>
          <w:sz w:val="21"/>
          <w:szCs w:val="21"/>
        </w:rPr>
        <w:t>important;}</w:t>
      </w:r>
    </w:p>
    <w:p w:rsidR="00283CDC" w:rsidRDefault="00283CDC" w:rsidP="00CC47F3"/>
    <w:p w:rsidR="00283CDC" w:rsidRDefault="00283CDC" w:rsidP="00CC47F3">
      <w:r>
        <w:t xml:space="preserve">But if we have </w:t>
      </w:r>
      <w:proofErr w:type="gramStart"/>
      <w:r>
        <w:t>many class</w:t>
      </w:r>
      <w:proofErr w:type="gramEnd"/>
      <w:r>
        <w:t xml:space="preserve"> to bind we have to use </w:t>
      </w:r>
      <w:r>
        <w:rPr>
          <w:b/>
        </w:rPr>
        <w:t>[</w:t>
      </w:r>
      <w:proofErr w:type="spellStart"/>
      <w:r>
        <w:rPr>
          <w:b/>
        </w:rPr>
        <w:t>ngClass</w:t>
      </w:r>
      <w:proofErr w:type="spellEnd"/>
      <w:r>
        <w:rPr>
          <w:b/>
        </w:rPr>
        <w:t xml:space="preserve">] </w:t>
      </w:r>
      <w:r>
        <w:t xml:space="preserve">binding. This binding expects </w:t>
      </w:r>
      <w:proofErr w:type="spellStart"/>
      <w:proofErr w:type="gramStart"/>
      <w:r>
        <w:t>a</w:t>
      </w:r>
      <w:proofErr w:type="spellEnd"/>
      <w:proofErr w:type="gramEnd"/>
      <w:r>
        <w:t xml:space="preserve"> object representing key as class name and value is an</w:t>
      </w:r>
      <w:r w:rsidR="009C6A84">
        <w:t xml:space="preserve"> </w:t>
      </w:r>
      <w:proofErr w:type="spellStart"/>
      <w:r w:rsidR="009C6A84">
        <w:t>boolean</w:t>
      </w:r>
      <w:proofErr w:type="spellEnd"/>
      <w:r>
        <w:t xml:space="preserve"> expression.</w:t>
      </w:r>
    </w:p>
    <w:p w:rsidR="00491A22" w:rsidRDefault="00491A22" w:rsidP="00CC47F3">
      <w:r w:rsidRPr="00491A22">
        <w:rPr>
          <w:noProof/>
        </w:rPr>
        <w:drawing>
          <wp:inline distT="0" distB="0" distL="0" distR="0" wp14:anchorId="25CFDCF8" wp14:editId="6BAB47D0">
            <wp:extent cx="5943600" cy="10598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059815"/>
                    </a:xfrm>
                    <a:prstGeom prst="rect">
                      <a:avLst/>
                    </a:prstGeom>
                  </pic:spPr>
                </pic:pic>
              </a:graphicData>
            </a:graphic>
          </wp:inline>
        </w:drawing>
      </w:r>
    </w:p>
    <w:p w:rsidR="00491A22" w:rsidRDefault="00491A22" w:rsidP="00CC47F3">
      <w:r>
        <w:t>Even we can call a function and that function returns object as below</w:t>
      </w:r>
    </w:p>
    <w:p w:rsidR="00491A22" w:rsidRDefault="00491A22" w:rsidP="00CC47F3">
      <w:r w:rsidRPr="00491A22">
        <w:rPr>
          <w:noProof/>
        </w:rPr>
        <w:drawing>
          <wp:inline distT="0" distB="0" distL="0" distR="0" wp14:anchorId="7DE8C9F1" wp14:editId="7609D164">
            <wp:extent cx="5943600" cy="821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821055"/>
                    </a:xfrm>
                    <a:prstGeom prst="rect">
                      <a:avLst/>
                    </a:prstGeom>
                  </pic:spPr>
                </pic:pic>
              </a:graphicData>
            </a:graphic>
          </wp:inline>
        </w:drawing>
      </w:r>
    </w:p>
    <w:p w:rsidR="00EC165B" w:rsidRDefault="00EC165B" w:rsidP="00CC47F3">
      <w:r>
        <w:t>Or also</w:t>
      </w:r>
    </w:p>
    <w:p w:rsidR="00EC165B" w:rsidRDefault="00EC165B" w:rsidP="00CC47F3">
      <w:r w:rsidRPr="00EC165B">
        <w:rPr>
          <w:noProof/>
        </w:rPr>
        <w:drawing>
          <wp:inline distT="0" distB="0" distL="0" distR="0" wp14:anchorId="76B67D9A" wp14:editId="034CBCDA">
            <wp:extent cx="4562475" cy="11811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62475" cy="1181100"/>
                    </a:xfrm>
                    <a:prstGeom prst="rect">
                      <a:avLst/>
                    </a:prstGeom>
                  </pic:spPr>
                </pic:pic>
              </a:graphicData>
            </a:graphic>
          </wp:inline>
        </w:drawing>
      </w:r>
    </w:p>
    <w:p w:rsidR="00A1743B" w:rsidRDefault="00A0145E" w:rsidP="00CC47F3">
      <w:r>
        <w:lastRenderedPageBreak/>
        <w:t xml:space="preserve">We even can use this approach if the html attribute already have a class attribute, in that case both class binding and </w:t>
      </w:r>
      <w:proofErr w:type="spellStart"/>
      <w:r>
        <w:t>ngClass</w:t>
      </w:r>
      <w:proofErr w:type="spellEnd"/>
      <w:r>
        <w:t xml:space="preserve"> will append to the existing class.</w:t>
      </w:r>
    </w:p>
    <w:p w:rsidR="00600E7D" w:rsidRDefault="00600E7D" w:rsidP="00600E7D">
      <w:pPr>
        <w:pStyle w:val="Heading3"/>
      </w:pPr>
      <w:r>
        <w:t xml:space="preserve">Styling component with </w:t>
      </w:r>
      <w:proofErr w:type="spellStart"/>
      <w:r>
        <w:t>ngStyle</w:t>
      </w:r>
      <w:proofErr w:type="spellEnd"/>
    </w:p>
    <w:p w:rsidR="00600E7D" w:rsidRDefault="00600E7D" w:rsidP="00600E7D">
      <w:pPr>
        <w:rPr>
          <w:b/>
        </w:rPr>
      </w:pPr>
      <w:r>
        <w:t>Just like class binding we can attach single style to tag using style binding.</w:t>
      </w:r>
      <w:r w:rsidR="00EB2006">
        <w:t xml:space="preserve"> To use multiple </w:t>
      </w:r>
      <w:proofErr w:type="gramStart"/>
      <w:r w:rsidR="00EB2006">
        <w:t>style</w:t>
      </w:r>
      <w:proofErr w:type="gramEnd"/>
      <w:r w:rsidR="00EB2006">
        <w:t xml:space="preserve"> we need to use </w:t>
      </w:r>
      <w:proofErr w:type="spellStart"/>
      <w:r w:rsidR="00EB2006">
        <w:rPr>
          <w:b/>
        </w:rPr>
        <w:t>ngStyle</w:t>
      </w:r>
      <w:proofErr w:type="spellEnd"/>
    </w:p>
    <w:p w:rsidR="00414DA3" w:rsidRDefault="00414DA3" w:rsidP="00600E7D">
      <w:pPr>
        <w:rPr>
          <w:b/>
        </w:rPr>
      </w:pPr>
      <w:r w:rsidRPr="00414DA3">
        <w:rPr>
          <w:b/>
          <w:noProof/>
        </w:rPr>
        <w:drawing>
          <wp:inline distT="0" distB="0" distL="0" distR="0" wp14:anchorId="72F18645" wp14:editId="73063A12">
            <wp:extent cx="5705475" cy="8572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05475" cy="857250"/>
                    </a:xfrm>
                    <a:prstGeom prst="rect">
                      <a:avLst/>
                    </a:prstGeom>
                  </pic:spPr>
                </pic:pic>
              </a:graphicData>
            </a:graphic>
          </wp:inline>
        </w:drawing>
      </w:r>
    </w:p>
    <w:p w:rsidR="004760C2" w:rsidRDefault="004760C2" w:rsidP="00600E7D">
      <w:pPr>
        <w:rPr>
          <w:b/>
        </w:rPr>
      </w:pPr>
    </w:p>
    <w:p w:rsidR="004760C2" w:rsidRDefault="004760C2" w:rsidP="004760C2">
      <w:pPr>
        <w:pStyle w:val="Heading2"/>
      </w:pPr>
      <w:r>
        <w:t>Creating reusable Services</w:t>
      </w:r>
    </w:p>
    <w:p w:rsidR="004760C2" w:rsidRDefault="006A754B" w:rsidP="006A754B">
      <w:pPr>
        <w:pStyle w:val="Heading3"/>
      </w:pPr>
      <w:r>
        <w:t>Creating service</w:t>
      </w:r>
    </w:p>
    <w:p w:rsidR="005F13C6" w:rsidRDefault="005F13C6" w:rsidP="005F13C6">
      <w:r>
        <w:t xml:space="preserve">Create and export a class </w:t>
      </w:r>
    </w:p>
    <w:p w:rsidR="005F13C6" w:rsidRDefault="005F13C6" w:rsidP="005F13C6">
      <w:r w:rsidRPr="005F13C6">
        <w:rPr>
          <w:noProof/>
        </w:rPr>
        <w:drawing>
          <wp:inline distT="0" distB="0" distL="0" distR="0" wp14:anchorId="4FC61422" wp14:editId="66923EAD">
            <wp:extent cx="4810125" cy="20859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10125" cy="2085975"/>
                    </a:xfrm>
                    <a:prstGeom prst="rect">
                      <a:avLst/>
                    </a:prstGeom>
                  </pic:spPr>
                </pic:pic>
              </a:graphicData>
            </a:graphic>
          </wp:inline>
        </w:drawing>
      </w:r>
    </w:p>
    <w:p w:rsidR="005F13C6" w:rsidRDefault="005F13C6" w:rsidP="005F13C6">
      <w:r>
        <w:t xml:space="preserve">Map this class under </w:t>
      </w:r>
      <w:r>
        <w:rPr>
          <w:b/>
        </w:rPr>
        <w:t xml:space="preserve">providers: [] </w:t>
      </w:r>
      <w:r>
        <w:t xml:space="preserve">in </w:t>
      </w:r>
      <w:proofErr w:type="spellStart"/>
      <w:r>
        <w:t>app.module.ts</w:t>
      </w:r>
      <w:proofErr w:type="spellEnd"/>
    </w:p>
    <w:p w:rsidR="005F13C6" w:rsidRDefault="005F13C6" w:rsidP="005F13C6">
      <w:r>
        <w:t>Inject this class in the component where to be used</w:t>
      </w:r>
    </w:p>
    <w:p w:rsidR="005F13C6" w:rsidRDefault="005F13C6" w:rsidP="005F13C6">
      <w:r w:rsidRPr="005F13C6">
        <w:rPr>
          <w:noProof/>
        </w:rPr>
        <w:drawing>
          <wp:inline distT="0" distB="0" distL="0" distR="0" wp14:anchorId="51371A2E" wp14:editId="49F426CF">
            <wp:extent cx="5181600" cy="1638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81600" cy="1638300"/>
                    </a:xfrm>
                    <a:prstGeom prst="rect">
                      <a:avLst/>
                    </a:prstGeom>
                  </pic:spPr>
                </pic:pic>
              </a:graphicData>
            </a:graphic>
          </wp:inline>
        </w:drawing>
      </w:r>
    </w:p>
    <w:p w:rsidR="00FC60D5" w:rsidRDefault="00FC60D5" w:rsidP="00FC60D5">
      <w:pPr>
        <w:pStyle w:val="Heading3"/>
      </w:pPr>
      <w:r>
        <w:lastRenderedPageBreak/>
        <w:t>Wrapping third party library into our app</w:t>
      </w:r>
    </w:p>
    <w:p w:rsidR="00FC60D5" w:rsidRDefault="00FC60D5" w:rsidP="00FC60D5">
      <w:r>
        <w:t>Here we will download a</w:t>
      </w:r>
      <w:r w:rsidR="002B0807">
        <w:t xml:space="preserve">nd use a third part library </w:t>
      </w:r>
      <w:proofErr w:type="spellStart"/>
      <w:proofErr w:type="gramStart"/>
      <w:r w:rsidR="002B0807">
        <w:t>toast</w:t>
      </w:r>
      <w:r>
        <w:t>r</w:t>
      </w:r>
      <w:proofErr w:type="spellEnd"/>
      <w:r>
        <w:t>(</w:t>
      </w:r>
      <w:proofErr w:type="gramEnd"/>
      <w:r>
        <w:t>create pop up notification message)</w:t>
      </w:r>
      <w:r w:rsidR="002B0807">
        <w:t>.</w:t>
      </w:r>
    </w:p>
    <w:p w:rsidR="002B0807" w:rsidRDefault="002B0807" w:rsidP="00D4798F">
      <w:pPr>
        <w:pStyle w:val="ListParagraph"/>
        <w:numPr>
          <w:ilvl w:val="0"/>
          <w:numId w:val="7"/>
        </w:numPr>
      </w:pPr>
      <w:r>
        <w:t xml:space="preserve">$ </w:t>
      </w:r>
      <w:proofErr w:type="spellStart"/>
      <w:r>
        <w:t>npm</w:t>
      </w:r>
      <w:proofErr w:type="spellEnd"/>
      <w:r>
        <w:t xml:space="preserve"> install </w:t>
      </w:r>
      <w:proofErr w:type="spellStart"/>
      <w:r>
        <w:t>toastr</w:t>
      </w:r>
      <w:proofErr w:type="spellEnd"/>
      <w:r>
        <w:t xml:space="preserve"> </w:t>
      </w:r>
      <w:r w:rsidR="00BE5C76">
        <w:t>–</w:t>
      </w:r>
      <w:r>
        <w:t>save</w:t>
      </w:r>
    </w:p>
    <w:p w:rsidR="00BE5C76" w:rsidRPr="00D1066D" w:rsidRDefault="00BE5C76" w:rsidP="00D4798F">
      <w:pPr>
        <w:pStyle w:val="ListParagraph"/>
        <w:numPr>
          <w:ilvl w:val="0"/>
          <w:numId w:val="7"/>
        </w:numPr>
      </w:pPr>
      <w:r>
        <w:t xml:space="preserve">Map the </w:t>
      </w:r>
      <w:proofErr w:type="spellStart"/>
      <w:r>
        <w:t>toastr</w:t>
      </w:r>
      <w:proofErr w:type="spellEnd"/>
      <w:r>
        <w:t xml:space="preserve"> </w:t>
      </w:r>
      <w:proofErr w:type="spellStart"/>
      <w:r>
        <w:t>css</w:t>
      </w:r>
      <w:proofErr w:type="spellEnd"/>
      <w:r>
        <w:t xml:space="preserve"> and </w:t>
      </w:r>
      <w:proofErr w:type="spellStart"/>
      <w:r>
        <w:t>js</w:t>
      </w:r>
      <w:proofErr w:type="spellEnd"/>
      <w:r>
        <w:t xml:space="preserve"> file under “styles” and “scripts” in </w:t>
      </w:r>
      <w:proofErr w:type="spellStart"/>
      <w:r>
        <w:t>angular.json</w:t>
      </w:r>
      <w:proofErr w:type="spellEnd"/>
      <w:r w:rsidR="00D4798F">
        <w:t xml:space="preserve">. This will make </w:t>
      </w:r>
      <w:proofErr w:type="spellStart"/>
      <w:r w:rsidR="00D4798F">
        <w:t>toastr</w:t>
      </w:r>
      <w:proofErr w:type="spellEnd"/>
      <w:r w:rsidR="00D4798F">
        <w:t xml:space="preserve"> available </w:t>
      </w:r>
      <w:r w:rsidR="00D4798F">
        <w:rPr>
          <w:b/>
        </w:rPr>
        <w:t>globally.</w:t>
      </w:r>
      <w:r w:rsidR="00825976">
        <w:rPr>
          <w:b/>
        </w:rPr>
        <w:t xml:space="preserve"> </w:t>
      </w:r>
      <w:r w:rsidR="00825976">
        <w:t xml:space="preserve">Now on the top of the class where we will be using we can declare variable </w:t>
      </w:r>
      <w:proofErr w:type="gramStart"/>
      <w:r w:rsidR="00825976">
        <w:t xml:space="preserve">as </w:t>
      </w:r>
      <w:r w:rsidR="0033292F">
        <w:t xml:space="preserve"> </w:t>
      </w:r>
      <w:r w:rsidR="0033292F">
        <w:rPr>
          <w:b/>
        </w:rPr>
        <w:t>declare</w:t>
      </w:r>
      <w:proofErr w:type="gramEnd"/>
      <w:r w:rsidR="0033292F">
        <w:rPr>
          <w:b/>
        </w:rPr>
        <w:t xml:space="preserve"> </w:t>
      </w:r>
      <w:r w:rsidR="00825976">
        <w:rPr>
          <w:b/>
        </w:rPr>
        <w:t xml:space="preserve">let </w:t>
      </w:r>
      <w:proofErr w:type="spellStart"/>
      <w:r w:rsidR="00825976">
        <w:rPr>
          <w:b/>
        </w:rPr>
        <w:t>toastr</w:t>
      </w:r>
      <w:proofErr w:type="spellEnd"/>
      <w:r w:rsidR="00825976">
        <w:rPr>
          <w:b/>
        </w:rPr>
        <w:t>;</w:t>
      </w:r>
      <w:r w:rsidR="00BD07C7">
        <w:rPr>
          <w:b/>
        </w:rPr>
        <w:t xml:space="preserve"> </w:t>
      </w:r>
      <w:r w:rsidR="00BD07C7" w:rsidRPr="00BD07C7">
        <w:t>This will</w:t>
      </w:r>
      <w:r w:rsidR="00BD07C7">
        <w:t xml:space="preserve"> let type script know the variable is in scope already.</w:t>
      </w:r>
    </w:p>
    <w:p w:rsidR="00D1066D" w:rsidRDefault="00D1066D" w:rsidP="00D1066D">
      <w:pPr>
        <w:pStyle w:val="ListParagraph"/>
        <w:ind w:left="0"/>
      </w:pPr>
      <w:r w:rsidRPr="00D1066D">
        <w:rPr>
          <w:noProof/>
        </w:rPr>
        <w:drawing>
          <wp:inline distT="0" distB="0" distL="0" distR="0" wp14:anchorId="5BD83A01" wp14:editId="63A71813">
            <wp:extent cx="5676900" cy="18954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76900" cy="1895475"/>
                    </a:xfrm>
                    <a:prstGeom prst="rect">
                      <a:avLst/>
                    </a:prstGeom>
                  </pic:spPr>
                </pic:pic>
              </a:graphicData>
            </a:graphic>
          </wp:inline>
        </w:drawing>
      </w:r>
    </w:p>
    <w:p w:rsidR="00D1066D" w:rsidRDefault="00D1066D" w:rsidP="00D1066D">
      <w:pPr>
        <w:pStyle w:val="ListParagraph"/>
        <w:ind w:left="0"/>
      </w:pPr>
    </w:p>
    <w:p w:rsidR="00D1066D" w:rsidRDefault="00D1066D" w:rsidP="00D1066D">
      <w:pPr>
        <w:pStyle w:val="ListParagraph"/>
        <w:ind w:left="0"/>
      </w:pPr>
      <w:r w:rsidRPr="00D1066D">
        <w:rPr>
          <w:noProof/>
        </w:rPr>
        <w:drawing>
          <wp:inline distT="0" distB="0" distL="0" distR="0" wp14:anchorId="41DE44AB" wp14:editId="37D95F0F">
            <wp:extent cx="5743575" cy="8477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43575" cy="847725"/>
                    </a:xfrm>
                    <a:prstGeom prst="rect">
                      <a:avLst/>
                    </a:prstGeom>
                  </pic:spPr>
                </pic:pic>
              </a:graphicData>
            </a:graphic>
          </wp:inline>
        </w:drawing>
      </w:r>
    </w:p>
    <w:p w:rsidR="00D1066D" w:rsidRDefault="00D1066D" w:rsidP="00D1066D">
      <w:pPr>
        <w:pStyle w:val="ListParagraph"/>
        <w:ind w:left="0"/>
      </w:pPr>
    </w:p>
    <w:p w:rsidR="00D1066D" w:rsidRDefault="00443DFD" w:rsidP="00D1066D">
      <w:pPr>
        <w:pStyle w:val="ListParagraph"/>
        <w:ind w:left="0"/>
      </w:pPr>
      <w:r>
        <w:t>Inside the class we can have method bind to an event</w:t>
      </w:r>
    </w:p>
    <w:p w:rsidR="00443DFD" w:rsidRDefault="00443DFD" w:rsidP="00D1066D">
      <w:pPr>
        <w:pStyle w:val="ListParagraph"/>
        <w:ind w:left="0"/>
      </w:pPr>
      <w:r w:rsidRPr="00443DFD">
        <w:rPr>
          <w:noProof/>
        </w:rPr>
        <w:drawing>
          <wp:inline distT="0" distB="0" distL="0" distR="0" wp14:anchorId="74891BAE" wp14:editId="202F0B6E">
            <wp:extent cx="4362450" cy="6191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362450" cy="619125"/>
                    </a:xfrm>
                    <a:prstGeom prst="rect">
                      <a:avLst/>
                    </a:prstGeom>
                  </pic:spPr>
                </pic:pic>
              </a:graphicData>
            </a:graphic>
          </wp:inline>
        </w:drawing>
      </w:r>
    </w:p>
    <w:p w:rsidR="00443DFD" w:rsidRPr="00FC60D5" w:rsidRDefault="00443DFD" w:rsidP="00D1066D">
      <w:pPr>
        <w:pStyle w:val="ListParagraph"/>
        <w:ind w:left="0"/>
      </w:pPr>
      <w:r w:rsidRPr="00443DFD">
        <w:rPr>
          <w:noProof/>
        </w:rPr>
        <w:drawing>
          <wp:inline distT="0" distB="0" distL="0" distR="0" wp14:anchorId="088B49EF" wp14:editId="32BDF6DC">
            <wp:extent cx="5943600" cy="11226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122680"/>
                    </a:xfrm>
                    <a:prstGeom prst="rect">
                      <a:avLst/>
                    </a:prstGeom>
                  </pic:spPr>
                </pic:pic>
              </a:graphicData>
            </a:graphic>
          </wp:inline>
        </w:drawing>
      </w:r>
    </w:p>
    <w:p w:rsidR="006A754B" w:rsidRDefault="00DA7D17" w:rsidP="006A754B">
      <w:r>
        <w:t>Problem with above approach</w:t>
      </w:r>
    </w:p>
    <w:p w:rsidR="00DA7D17" w:rsidRDefault="00DA7D17" w:rsidP="00DA7D17">
      <w:pPr>
        <w:pStyle w:val="ListParagraph"/>
        <w:numPr>
          <w:ilvl w:val="0"/>
          <w:numId w:val="8"/>
        </w:numPr>
      </w:pPr>
      <w:r>
        <w:t>Making global reference is not a good idea</w:t>
      </w:r>
    </w:p>
    <w:p w:rsidR="00DA7D17" w:rsidRDefault="00DA7D17" w:rsidP="00DA7D17">
      <w:pPr>
        <w:pStyle w:val="ListParagraph"/>
        <w:numPr>
          <w:ilvl w:val="0"/>
          <w:numId w:val="8"/>
        </w:numPr>
      </w:pPr>
      <w:r>
        <w:t>As making global, we can’t test it as we are not injecting we can’t mock it.</w:t>
      </w:r>
    </w:p>
    <w:p w:rsidR="00145A14" w:rsidRDefault="00145A14" w:rsidP="00145A14">
      <w:r>
        <w:t>To solve these we will create a “</w:t>
      </w:r>
      <w:proofErr w:type="spellStart"/>
      <w:r>
        <w:t>ToastrService</w:t>
      </w:r>
      <w:proofErr w:type="spellEnd"/>
      <w:r>
        <w:t>” and wrap the methods we are interested in</w:t>
      </w:r>
    </w:p>
    <w:p w:rsidR="004A3AA4" w:rsidRDefault="004A3AA4" w:rsidP="00145A14">
      <w:r w:rsidRPr="004A3AA4">
        <w:rPr>
          <w:noProof/>
        </w:rPr>
        <w:lastRenderedPageBreak/>
        <w:drawing>
          <wp:inline distT="0" distB="0" distL="0" distR="0" wp14:anchorId="49EFA902" wp14:editId="75C333C0">
            <wp:extent cx="5162550" cy="1781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162550" cy="1781175"/>
                    </a:xfrm>
                    <a:prstGeom prst="rect">
                      <a:avLst/>
                    </a:prstGeom>
                  </pic:spPr>
                </pic:pic>
              </a:graphicData>
            </a:graphic>
          </wp:inline>
        </w:drawing>
      </w:r>
    </w:p>
    <w:p w:rsidR="004A3AA4" w:rsidRDefault="004A3AA4" w:rsidP="00145A14">
      <w:r>
        <w:t>Then inject this service to required component and use the m</w:t>
      </w:r>
      <w:r w:rsidR="00500AC1">
        <w:t>e</w:t>
      </w:r>
      <w:r>
        <w:t>thod.</w:t>
      </w:r>
    </w:p>
    <w:p w:rsidR="00591BF2" w:rsidRDefault="00591BF2" w:rsidP="00145A14"/>
    <w:p w:rsidR="00591BF2" w:rsidRDefault="00591BF2" w:rsidP="00591BF2">
      <w:pPr>
        <w:pStyle w:val="Heading2"/>
      </w:pPr>
      <w:r>
        <w:t>Routing and Navigation</w:t>
      </w:r>
    </w:p>
    <w:p w:rsidR="00B56D76" w:rsidRDefault="00B56D76" w:rsidP="00B56D76">
      <w:pPr>
        <w:pStyle w:val="Heading3"/>
      </w:pPr>
      <w:r>
        <w:t>Why Routing is necessary</w:t>
      </w:r>
    </w:p>
    <w:p w:rsidR="00B56D76" w:rsidRDefault="00B56D76" w:rsidP="00B56D76">
      <w:r>
        <w:t xml:space="preserve">Before </w:t>
      </w:r>
      <w:proofErr w:type="gramStart"/>
      <w:r>
        <w:t>SPA(</w:t>
      </w:r>
      <w:proofErr w:type="gramEnd"/>
      <w:r>
        <w:t>Single Page Application) every time user request the server will render a page based on user’s query. Here each file is different from other and every file will be loaded from the server and entire previous page will be replaced even 60% of the page is same.</w:t>
      </w:r>
    </w:p>
    <w:p w:rsidR="00B56D76" w:rsidRDefault="00B56D76" w:rsidP="00B56D76">
      <w:r>
        <w:t xml:space="preserve">Modern application loads a single page into memory, typically index.html and all other </w:t>
      </w:r>
      <w:proofErr w:type="gramStart"/>
      <w:r>
        <w:t>pages(</w:t>
      </w:r>
      <w:proofErr w:type="gramEnd"/>
      <w:r>
        <w:t xml:space="preserve">not really pages) will be loaded by </w:t>
      </w:r>
      <w:proofErr w:type="spellStart"/>
      <w:r>
        <w:t>javascript</w:t>
      </w:r>
      <w:proofErr w:type="spellEnd"/>
      <w:r w:rsidR="00CA3916">
        <w:t>. Initial index.html was the only page load and others will be the portion of it which will be loaded by JS. That portion will be replaced as we navigate from page to page in site.</w:t>
      </w:r>
    </w:p>
    <w:p w:rsidR="00803846" w:rsidRDefault="005A41F3" w:rsidP="00803846">
      <w:pPr>
        <w:pStyle w:val="Heading3"/>
      </w:pPr>
      <w:r>
        <w:t xml:space="preserve">Adding </w:t>
      </w:r>
      <w:r w:rsidR="00F47F4B">
        <w:t>Route</w:t>
      </w:r>
    </w:p>
    <w:p w:rsidR="00F47F4B" w:rsidRDefault="00F47F4B" w:rsidP="00F47F4B">
      <w:r>
        <w:t>Create a component (event-</w:t>
      </w:r>
      <w:proofErr w:type="spellStart"/>
      <w:r>
        <w:t>details.component</w:t>
      </w:r>
      <w:proofErr w:type="spellEnd"/>
      <w:r>
        <w:t>), when a user clicks on a specific event the detail will be shown. This is not a new page but rather that section will be brought to the page.</w:t>
      </w:r>
    </w:p>
    <w:p w:rsidR="008632EB" w:rsidRDefault="008632EB" w:rsidP="00F47F4B">
      <w:r>
        <w:t>Create a module “app-</w:t>
      </w:r>
      <w:proofErr w:type="spellStart"/>
      <w:r>
        <w:t>routing.module</w:t>
      </w:r>
      <w:proofErr w:type="spellEnd"/>
      <w:r>
        <w:t>” under “app” and configure the application routes as below</w:t>
      </w:r>
    </w:p>
    <w:p w:rsidR="008632EB" w:rsidRDefault="008632EB" w:rsidP="00F47F4B">
      <w:r w:rsidRPr="008632EB">
        <w:rPr>
          <w:noProof/>
        </w:rPr>
        <w:drawing>
          <wp:inline distT="0" distB="0" distL="0" distR="0" wp14:anchorId="24C2887F" wp14:editId="2401511E">
            <wp:extent cx="5210175" cy="1905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10175" cy="1905000"/>
                    </a:xfrm>
                    <a:prstGeom prst="rect">
                      <a:avLst/>
                    </a:prstGeom>
                  </pic:spPr>
                </pic:pic>
              </a:graphicData>
            </a:graphic>
          </wp:inline>
        </w:drawing>
      </w:r>
    </w:p>
    <w:p w:rsidR="008632EB" w:rsidRDefault="008632EB" w:rsidP="00F47F4B">
      <w:pPr>
        <w:rPr>
          <w:b/>
        </w:rPr>
      </w:pPr>
      <w:r>
        <w:lastRenderedPageBreak/>
        <w:t>Configure the module under root “</w:t>
      </w:r>
      <w:proofErr w:type="spellStart"/>
      <w:r>
        <w:t>app.module.ts</w:t>
      </w:r>
      <w:proofErr w:type="spellEnd"/>
      <w:r>
        <w:t xml:space="preserve">” in </w:t>
      </w:r>
      <w:proofErr w:type="gramStart"/>
      <w:r w:rsidRPr="008632EB">
        <w:rPr>
          <w:b/>
        </w:rPr>
        <w:t>imports[]</w:t>
      </w:r>
      <w:proofErr w:type="gramEnd"/>
    </w:p>
    <w:p w:rsidR="008632EB" w:rsidRDefault="008632EB" w:rsidP="00F47F4B">
      <w:pPr>
        <w:rPr>
          <w:b/>
        </w:rPr>
      </w:pPr>
      <w:r>
        <w:t xml:space="preserve">Now in the root html (starting page of the app) we need to remove </w:t>
      </w:r>
      <w:proofErr w:type="gramStart"/>
      <w:r>
        <w:t>all the</w:t>
      </w:r>
      <w:proofErr w:type="gramEnd"/>
      <w:r>
        <w:t xml:space="preserve"> independent component mapping and add a tag </w:t>
      </w:r>
      <w:r>
        <w:rPr>
          <w:b/>
        </w:rPr>
        <w:t xml:space="preserve">&lt;router-outlet&gt; </w:t>
      </w:r>
    </w:p>
    <w:p w:rsidR="008632EB" w:rsidRDefault="006C089B" w:rsidP="00F47F4B">
      <w:r w:rsidRPr="006C089B">
        <w:rPr>
          <w:noProof/>
        </w:rPr>
        <w:drawing>
          <wp:inline distT="0" distB="0" distL="0" distR="0" wp14:anchorId="6409E85D" wp14:editId="644BBBB2">
            <wp:extent cx="5524500" cy="10001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24500" cy="1000125"/>
                    </a:xfrm>
                    <a:prstGeom prst="rect">
                      <a:avLst/>
                    </a:prstGeom>
                  </pic:spPr>
                </pic:pic>
              </a:graphicData>
            </a:graphic>
          </wp:inline>
        </w:drawing>
      </w:r>
    </w:p>
    <w:p w:rsidR="006C089B" w:rsidRDefault="006C089B" w:rsidP="00F47F4B">
      <w:pPr>
        <w:rPr>
          <w:b/>
        </w:rPr>
      </w:pPr>
      <w:r>
        <w:t xml:space="preserve">Now we can </w:t>
      </w:r>
      <w:r w:rsidRPr="006C089B">
        <w:rPr>
          <w:b/>
        </w:rPr>
        <w:t>remove</w:t>
      </w:r>
      <w:r>
        <w:t xml:space="preserve"> the </w:t>
      </w:r>
      <w:r>
        <w:rPr>
          <w:b/>
        </w:rPr>
        <w:t xml:space="preserve">selector </w:t>
      </w:r>
      <w:r>
        <w:t xml:space="preserve">from every component as we will be accessing through path and component in </w:t>
      </w:r>
      <w:proofErr w:type="spellStart"/>
      <w:r>
        <w:rPr>
          <w:b/>
        </w:rPr>
        <w:t>appRoutes</w:t>
      </w:r>
      <w:proofErr w:type="spellEnd"/>
      <w:r>
        <w:rPr>
          <w:b/>
        </w:rPr>
        <w:t>.</w:t>
      </w:r>
    </w:p>
    <w:p w:rsidR="006C089B" w:rsidRDefault="00142A8E" w:rsidP="00F47F4B">
      <w:pPr>
        <w:rPr>
          <w:b/>
        </w:rPr>
      </w:pPr>
      <w:r>
        <w:rPr>
          <w:b/>
        </w:rPr>
        <w:t xml:space="preserve">Most importantly </w:t>
      </w:r>
      <w:r>
        <w:t xml:space="preserve">we need to let our application know the path from where all these routes are relative to and that we need to configure through </w:t>
      </w:r>
      <w:r>
        <w:rPr>
          <w:b/>
        </w:rPr>
        <w:t xml:space="preserve">&lt;base </w:t>
      </w:r>
      <w:proofErr w:type="spellStart"/>
      <w:r>
        <w:rPr>
          <w:b/>
        </w:rPr>
        <w:t>href</w:t>
      </w:r>
      <w:proofErr w:type="spellEnd"/>
      <w:r>
        <w:rPr>
          <w:b/>
        </w:rPr>
        <w:t xml:space="preserve">=”/”&gt; </w:t>
      </w:r>
      <w:r>
        <w:t xml:space="preserve">or </w:t>
      </w:r>
      <w:r>
        <w:rPr>
          <w:b/>
        </w:rPr>
        <w:t xml:space="preserve">&lt;base </w:t>
      </w:r>
      <w:proofErr w:type="spellStart"/>
      <w:r>
        <w:rPr>
          <w:b/>
        </w:rPr>
        <w:t>href</w:t>
      </w:r>
      <w:proofErr w:type="spellEnd"/>
      <w:r>
        <w:rPr>
          <w:b/>
        </w:rPr>
        <w:t xml:space="preserve">=”/puma/”&gt; </w:t>
      </w:r>
      <w:r>
        <w:t xml:space="preserve">in our root file i.e. </w:t>
      </w:r>
      <w:r>
        <w:rPr>
          <w:b/>
        </w:rPr>
        <w:t>index.html</w:t>
      </w:r>
    </w:p>
    <w:p w:rsidR="00142A8E" w:rsidRDefault="00142A8E" w:rsidP="00F47F4B">
      <w:pPr>
        <w:rPr>
          <w:b/>
        </w:rPr>
      </w:pPr>
      <w:r w:rsidRPr="00142A8E">
        <w:rPr>
          <w:b/>
          <w:noProof/>
        </w:rPr>
        <w:drawing>
          <wp:inline distT="0" distB="0" distL="0" distR="0" wp14:anchorId="32896840" wp14:editId="7A60CA4C">
            <wp:extent cx="5781675" cy="8763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81675" cy="876300"/>
                    </a:xfrm>
                    <a:prstGeom prst="rect">
                      <a:avLst/>
                    </a:prstGeom>
                  </pic:spPr>
                </pic:pic>
              </a:graphicData>
            </a:graphic>
          </wp:inline>
        </w:drawing>
      </w:r>
    </w:p>
    <w:p w:rsidR="00142A8E" w:rsidRDefault="00142A8E" w:rsidP="00F47F4B"/>
    <w:p w:rsidR="004F7FCA" w:rsidRDefault="004F7FCA" w:rsidP="004F7FCA">
      <w:pPr>
        <w:pStyle w:val="Heading3"/>
      </w:pPr>
      <w:r>
        <w:t>Accessing Route Parameters</w:t>
      </w:r>
    </w:p>
    <w:p w:rsidR="004F7FCA" w:rsidRDefault="00EA4A66" w:rsidP="004F7FCA">
      <w:r>
        <w:t xml:space="preserve">So we have </w:t>
      </w:r>
      <w:proofErr w:type="spellStart"/>
      <w:r>
        <w:rPr>
          <w:b/>
        </w:rPr>
        <w:t>ActivatedRoute</w:t>
      </w:r>
      <w:proofErr w:type="spellEnd"/>
      <w:r>
        <w:rPr>
          <w:b/>
        </w:rPr>
        <w:t xml:space="preserve"> </w:t>
      </w:r>
      <w:r>
        <w:t>class/package. We need to inject to the component to which we are accessing with a path parameter and then can use as below.</w:t>
      </w:r>
    </w:p>
    <w:p w:rsidR="00EA4A66" w:rsidRDefault="00EA4A66" w:rsidP="004F7FCA">
      <w:r w:rsidRPr="00EA4A66">
        <w:rPr>
          <w:noProof/>
        </w:rPr>
        <w:drawing>
          <wp:inline distT="0" distB="0" distL="0" distR="0" wp14:anchorId="4454E22D" wp14:editId="602CA242">
            <wp:extent cx="5943600" cy="12744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274445"/>
                    </a:xfrm>
                    <a:prstGeom prst="rect">
                      <a:avLst/>
                    </a:prstGeom>
                  </pic:spPr>
                </pic:pic>
              </a:graphicData>
            </a:graphic>
          </wp:inline>
        </w:drawing>
      </w:r>
    </w:p>
    <w:p w:rsidR="00EA4A66" w:rsidRDefault="00EA4A66" w:rsidP="004F7FCA">
      <w:r>
        <w:rPr>
          <w:b/>
        </w:rPr>
        <w:t xml:space="preserve">+ </w:t>
      </w:r>
      <w:r>
        <w:t xml:space="preserve">used to convert to </w:t>
      </w:r>
      <w:r>
        <w:rPr>
          <w:b/>
        </w:rPr>
        <w:t xml:space="preserve">number </w:t>
      </w:r>
      <w:r>
        <w:t xml:space="preserve">as the method </w:t>
      </w:r>
      <w:proofErr w:type="spellStart"/>
      <w:r>
        <w:t>getEvent</w:t>
      </w:r>
      <w:proofErr w:type="spellEnd"/>
      <w:r>
        <w:t xml:space="preserve"> expects a number.</w:t>
      </w:r>
    </w:p>
    <w:p w:rsidR="0058413A" w:rsidRDefault="0058413A" w:rsidP="004F7FCA"/>
    <w:p w:rsidR="0058413A" w:rsidRDefault="0058413A" w:rsidP="004F7FCA"/>
    <w:p w:rsidR="0058413A" w:rsidRDefault="0058413A" w:rsidP="004F7FCA"/>
    <w:p w:rsidR="0058413A" w:rsidRDefault="0058413A" w:rsidP="004F7FCA"/>
    <w:p w:rsidR="0058413A" w:rsidRDefault="0058413A" w:rsidP="0058413A">
      <w:pPr>
        <w:pStyle w:val="Heading3"/>
      </w:pPr>
      <w:r>
        <w:lastRenderedPageBreak/>
        <w:t>Linking to Routes</w:t>
      </w:r>
    </w:p>
    <w:p w:rsidR="00B90E15" w:rsidRDefault="00B90E15" w:rsidP="00B90E15">
      <w:r>
        <w:t>If we want to make any of our html attribute as links/routes that’s why [</w:t>
      </w:r>
      <w:proofErr w:type="spellStart"/>
      <w:r>
        <w:rPr>
          <w:b/>
        </w:rPr>
        <w:t>routerLink</w:t>
      </w:r>
      <w:proofErr w:type="spellEnd"/>
      <w:r>
        <w:rPr>
          <w:b/>
        </w:rPr>
        <w:t xml:space="preserve">] </w:t>
      </w:r>
      <w:r>
        <w:t>is for. It takes an array which contains the path as first argument and series of path values.</w:t>
      </w:r>
    </w:p>
    <w:p w:rsidR="00B90E15" w:rsidRDefault="00B90E15" w:rsidP="00B90E15">
      <w:r w:rsidRPr="00B90E15">
        <w:rPr>
          <w:noProof/>
        </w:rPr>
        <w:drawing>
          <wp:inline distT="0" distB="0" distL="0" distR="0" wp14:anchorId="2B1725B3" wp14:editId="5ED9AAA5">
            <wp:extent cx="5943600" cy="6362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636270"/>
                    </a:xfrm>
                    <a:prstGeom prst="rect">
                      <a:avLst/>
                    </a:prstGeom>
                  </pic:spPr>
                </pic:pic>
              </a:graphicData>
            </a:graphic>
          </wp:inline>
        </w:drawing>
      </w:r>
    </w:p>
    <w:p w:rsidR="00B90E15" w:rsidRDefault="00B90E15" w:rsidP="00B90E15">
      <w:r>
        <w:t>We can add [</w:t>
      </w:r>
      <w:proofErr w:type="spellStart"/>
      <w:r>
        <w:t>routerLink</w:t>
      </w:r>
      <w:proofErr w:type="spellEnd"/>
      <w:r>
        <w:t>] to anchor &lt;a&gt; element as well</w:t>
      </w:r>
    </w:p>
    <w:p w:rsidR="00B90E15" w:rsidRDefault="00B90E15" w:rsidP="00B90E15">
      <w:r w:rsidRPr="00B90E15">
        <w:rPr>
          <w:noProof/>
        </w:rPr>
        <w:drawing>
          <wp:inline distT="0" distB="0" distL="0" distR="0" wp14:anchorId="13CFB953" wp14:editId="23057088">
            <wp:extent cx="5067300" cy="800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067300" cy="800100"/>
                    </a:xfrm>
                    <a:prstGeom prst="rect">
                      <a:avLst/>
                    </a:prstGeom>
                  </pic:spPr>
                </pic:pic>
              </a:graphicData>
            </a:graphic>
          </wp:inline>
        </w:drawing>
      </w:r>
    </w:p>
    <w:p w:rsidR="00431422" w:rsidRDefault="00431422" w:rsidP="00431422">
      <w:pPr>
        <w:pStyle w:val="Heading3"/>
      </w:pPr>
      <w:r>
        <w:t>Navigating to page from code</w:t>
      </w:r>
    </w:p>
    <w:p w:rsidR="000B7C0B" w:rsidRDefault="000B7C0B" w:rsidP="000B7C0B">
      <w:r>
        <w:t xml:space="preserve">To navigate a path from the code and that’s why we have angular </w:t>
      </w:r>
      <w:r>
        <w:rPr>
          <w:b/>
        </w:rPr>
        <w:t xml:space="preserve">Router </w:t>
      </w:r>
      <w:r>
        <w:t>service is for.</w:t>
      </w:r>
    </w:p>
    <w:p w:rsidR="000B7C0B" w:rsidRDefault="000B7C0B" w:rsidP="000B7C0B">
      <w:r>
        <w:t xml:space="preserve">Inject the Router service to the component and </w:t>
      </w:r>
      <w:proofErr w:type="gramStart"/>
      <w:r>
        <w:t xml:space="preserve">use </w:t>
      </w:r>
      <w:r w:rsidRPr="000B7C0B">
        <w:rPr>
          <w:b/>
        </w:rPr>
        <w:t>navigate</w:t>
      </w:r>
      <w:proofErr w:type="gramEnd"/>
      <w:r>
        <w:t xml:space="preserve"> method. This method takes an array with first element as the path where we want to navigate</w:t>
      </w:r>
    </w:p>
    <w:p w:rsidR="00192904" w:rsidRDefault="00192904" w:rsidP="000B7C0B">
      <w:r w:rsidRPr="00192904">
        <w:rPr>
          <w:noProof/>
        </w:rPr>
        <w:drawing>
          <wp:inline distT="0" distB="0" distL="0" distR="0" wp14:anchorId="645D4A64" wp14:editId="7CC04E28">
            <wp:extent cx="4714875" cy="1266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714875" cy="1266825"/>
                    </a:xfrm>
                    <a:prstGeom prst="rect">
                      <a:avLst/>
                    </a:prstGeom>
                  </pic:spPr>
                </pic:pic>
              </a:graphicData>
            </a:graphic>
          </wp:inline>
        </w:drawing>
      </w:r>
    </w:p>
    <w:p w:rsidR="008A16D8" w:rsidRDefault="008A16D8" w:rsidP="000B7C0B"/>
    <w:p w:rsidR="00857932" w:rsidRDefault="00857932" w:rsidP="00857932">
      <w:pPr>
        <w:pStyle w:val="Heading3"/>
      </w:pPr>
      <w:r>
        <w:t xml:space="preserve">Guarding against route activation </w:t>
      </w:r>
    </w:p>
    <w:p w:rsidR="00857932" w:rsidRDefault="00857932" w:rsidP="00857932">
      <w:r>
        <w:t xml:space="preserve">Sometimes we need to restrict a user to go to a certain page or discrete the user from leaving from a page. That’s what </w:t>
      </w:r>
      <w:r>
        <w:rPr>
          <w:b/>
        </w:rPr>
        <w:t xml:space="preserve">Route Guards </w:t>
      </w:r>
      <w:r>
        <w:t>are designed to do.</w:t>
      </w:r>
    </w:p>
    <w:p w:rsidR="00E667EF" w:rsidRDefault="00E667EF" w:rsidP="00857932">
      <w:proofErr w:type="spellStart"/>
      <w:proofErr w:type="gramStart"/>
      <w:r>
        <w:rPr>
          <w:b/>
        </w:rPr>
        <w:t>canActivate</w:t>
      </w:r>
      <w:proofErr w:type="spellEnd"/>
      <w:proofErr w:type="gramEnd"/>
      <w:r>
        <w:rPr>
          <w:b/>
        </w:rPr>
        <w:t xml:space="preserve"> </w:t>
      </w:r>
      <w:r>
        <w:t>guard decides whether or not user is allowed to access the route path.</w:t>
      </w:r>
    </w:p>
    <w:p w:rsidR="008D65CA" w:rsidRDefault="008D65CA" w:rsidP="00857932">
      <w:r>
        <w:t xml:space="preserve">In above case if event id is not valid we want to route to </w:t>
      </w:r>
      <w:r>
        <w:rPr>
          <w:b/>
        </w:rPr>
        <w:t xml:space="preserve">404 </w:t>
      </w:r>
      <w:proofErr w:type="gramStart"/>
      <w:r>
        <w:rPr>
          <w:b/>
        </w:rPr>
        <w:t>page</w:t>
      </w:r>
      <w:proofErr w:type="gramEnd"/>
      <w:r>
        <w:rPr>
          <w:b/>
        </w:rPr>
        <w:t>.</w:t>
      </w:r>
      <w:r w:rsidR="00A50A19">
        <w:rPr>
          <w:b/>
        </w:rPr>
        <w:t xml:space="preserve"> </w:t>
      </w:r>
      <w:r w:rsidR="00A50A19" w:rsidRPr="00A50A19">
        <w:t>Create</w:t>
      </w:r>
      <w:r w:rsidR="00A50A19">
        <w:t xml:space="preserve"> 404-error.component under /app</w:t>
      </w:r>
    </w:p>
    <w:p w:rsidR="00A50A19" w:rsidRDefault="00A50A19" w:rsidP="00857932">
      <w:pPr>
        <w:rPr>
          <w:b/>
        </w:rPr>
      </w:pPr>
      <w:r>
        <w:t xml:space="preserve">Create </w:t>
      </w:r>
      <w:proofErr w:type="gramStart"/>
      <w:r>
        <w:t>a</w:t>
      </w:r>
      <w:proofErr w:type="gramEnd"/>
      <w:r>
        <w:t xml:space="preserve"> </w:t>
      </w:r>
      <w:proofErr w:type="spellStart"/>
      <w:r>
        <w:t>EventRouteActivator</w:t>
      </w:r>
      <w:proofErr w:type="spellEnd"/>
      <w:r>
        <w:t xml:space="preserve"> service which will take a call based on logic to decide whether to activate the route or not and also can navigate to error page from here.</w:t>
      </w:r>
    </w:p>
    <w:p w:rsidR="00A50A19" w:rsidRDefault="00D14694" w:rsidP="00857932">
      <w:pPr>
        <w:rPr>
          <w:b/>
        </w:rPr>
      </w:pPr>
      <w:r>
        <w:t xml:space="preserve">Our service should implement </w:t>
      </w:r>
      <w:proofErr w:type="spellStart"/>
      <w:r>
        <w:rPr>
          <w:b/>
        </w:rPr>
        <w:t>CanActivate</w:t>
      </w:r>
      <w:proofErr w:type="spellEnd"/>
      <w:r>
        <w:rPr>
          <w:b/>
        </w:rPr>
        <w:t xml:space="preserve"> </w:t>
      </w:r>
      <w:r>
        <w:t xml:space="preserve">service and implement method </w:t>
      </w:r>
      <w:proofErr w:type="spellStart"/>
      <w:proofErr w:type="gramStart"/>
      <w:r>
        <w:rPr>
          <w:b/>
        </w:rPr>
        <w:t>canActivate</w:t>
      </w:r>
      <w:proofErr w:type="spellEnd"/>
      <w:r>
        <w:rPr>
          <w:b/>
        </w:rPr>
        <w:t>()</w:t>
      </w:r>
      <w:proofErr w:type="gramEnd"/>
    </w:p>
    <w:p w:rsidR="00D14694" w:rsidRDefault="003C3C21" w:rsidP="00857932">
      <w:pPr>
        <w:rPr>
          <w:b/>
        </w:rPr>
      </w:pPr>
      <w:r w:rsidRPr="003C3C21">
        <w:rPr>
          <w:b/>
          <w:noProof/>
        </w:rPr>
        <w:lastRenderedPageBreak/>
        <w:drawing>
          <wp:inline distT="0" distB="0" distL="0" distR="0" wp14:anchorId="1D377D42" wp14:editId="7B34CA2B">
            <wp:extent cx="5943600" cy="21767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2176780"/>
                    </a:xfrm>
                    <a:prstGeom prst="rect">
                      <a:avLst/>
                    </a:prstGeom>
                  </pic:spPr>
                </pic:pic>
              </a:graphicData>
            </a:graphic>
          </wp:inline>
        </w:drawing>
      </w:r>
    </w:p>
    <w:p w:rsidR="003C3C21" w:rsidRDefault="003C3C21" w:rsidP="00857932">
      <w:r>
        <w:t xml:space="preserve">Now map this route service to the </w:t>
      </w:r>
      <w:r>
        <w:rPr>
          <w:b/>
        </w:rPr>
        <w:t xml:space="preserve">route path </w:t>
      </w:r>
      <w:r>
        <w:t>where we need a decision to make whether to route or not.</w:t>
      </w:r>
    </w:p>
    <w:p w:rsidR="003C3C21" w:rsidRDefault="003C3C21" w:rsidP="00857932">
      <w:r>
        <w:t xml:space="preserve">(In above </w:t>
      </w:r>
      <w:r>
        <w:rPr>
          <w:b/>
        </w:rPr>
        <w:t xml:space="preserve">+ convert string to number </w:t>
      </w:r>
      <w:proofErr w:type="gramStart"/>
      <w:r>
        <w:t xml:space="preserve">and </w:t>
      </w:r>
      <w:r>
        <w:rPr>
          <w:b/>
        </w:rPr>
        <w:t>!!</w:t>
      </w:r>
      <w:proofErr w:type="gramEnd"/>
      <w:r>
        <w:rPr>
          <w:b/>
        </w:rPr>
        <w:t xml:space="preserve"> makes an result to Boolean</w:t>
      </w:r>
      <w:r>
        <w:t>)</w:t>
      </w:r>
    </w:p>
    <w:p w:rsidR="0063306E" w:rsidRDefault="0063306E" w:rsidP="00857932">
      <w:r w:rsidRPr="0063306E">
        <w:rPr>
          <w:noProof/>
        </w:rPr>
        <w:drawing>
          <wp:inline distT="0" distB="0" distL="0" distR="0" wp14:anchorId="4FC2D7A6" wp14:editId="19483919">
            <wp:extent cx="5943600" cy="11372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1137285"/>
                    </a:xfrm>
                    <a:prstGeom prst="rect">
                      <a:avLst/>
                    </a:prstGeom>
                  </pic:spPr>
                </pic:pic>
              </a:graphicData>
            </a:graphic>
          </wp:inline>
        </w:drawing>
      </w:r>
    </w:p>
    <w:p w:rsidR="0063306E" w:rsidRDefault="0063306E" w:rsidP="00857932"/>
    <w:p w:rsidR="00582FEA" w:rsidRDefault="00582FEA" w:rsidP="00582FEA">
      <w:pPr>
        <w:pStyle w:val="Heading3"/>
      </w:pPr>
      <w:r>
        <w:t>Guarding against route de-activation</w:t>
      </w:r>
    </w:p>
    <w:p w:rsidR="00582FEA" w:rsidRPr="00582FEA" w:rsidRDefault="00582FEA" w:rsidP="00582FEA">
      <w:pPr>
        <w:rPr>
          <w:b/>
        </w:rPr>
      </w:pPr>
      <w:r>
        <w:t xml:space="preserve">Just we use </w:t>
      </w:r>
      <w:proofErr w:type="spellStart"/>
      <w:r>
        <w:t>CanActivate</w:t>
      </w:r>
      <w:proofErr w:type="spellEnd"/>
      <w:r>
        <w:t xml:space="preserve"> to prevent a user to navigate to a page. In similar way we can use </w:t>
      </w:r>
      <w:proofErr w:type="spellStart"/>
      <w:r>
        <w:rPr>
          <w:b/>
        </w:rPr>
        <w:t>CanDeactivate</w:t>
      </w:r>
      <w:proofErr w:type="spellEnd"/>
      <w:r>
        <w:rPr>
          <w:b/>
        </w:rPr>
        <w:t xml:space="preserve"> </w:t>
      </w:r>
      <w:r>
        <w:t xml:space="preserve">to </w:t>
      </w:r>
      <w:r>
        <w:rPr>
          <w:b/>
        </w:rPr>
        <w:t>prevent a user leaving a page.</w:t>
      </w:r>
    </w:p>
    <w:p w:rsidR="00142A8E" w:rsidRDefault="00177900" w:rsidP="00F47F4B">
      <w:r>
        <w:t xml:space="preserve">There are two ways to add route guard, either as a </w:t>
      </w:r>
      <w:r>
        <w:rPr>
          <w:b/>
        </w:rPr>
        <w:t xml:space="preserve">function </w:t>
      </w:r>
      <w:r>
        <w:t xml:space="preserve">or </w:t>
      </w:r>
      <w:r>
        <w:rPr>
          <w:b/>
        </w:rPr>
        <w:t xml:space="preserve">service. </w:t>
      </w:r>
      <w:r>
        <w:t>We already seen as service let’s here add as function.</w:t>
      </w:r>
    </w:p>
    <w:p w:rsidR="007612D3" w:rsidRDefault="007612D3" w:rsidP="00F47F4B">
      <w:r>
        <w:t>Register ‘</w:t>
      </w:r>
      <w:proofErr w:type="spellStart"/>
      <w:r>
        <w:t>canDeactivate</w:t>
      </w:r>
      <w:proofErr w:type="spellEnd"/>
      <w:r>
        <w:t>’ route guard to app routes as a function</w:t>
      </w:r>
    </w:p>
    <w:p w:rsidR="007612D3" w:rsidRDefault="007612D3" w:rsidP="00F47F4B">
      <w:r w:rsidRPr="007612D3">
        <w:rPr>
          <w:noProof/>
        </w:rPr>
        <w:drawing>
          <wp:inline distT="0" distB="0" distL="0" distR="0" wp14:anchorId="4CB12D0D" wp14:editId="0608B802">
            <wp:extent cx="5943600" cy="7981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798195"/>
                    </a:xfrm>
                    <a:prstGeom prst="rect">
                      <a:avLst/>
                    </a:prstGeom>
                  </pic:spPr>
                </pic:pic>
              </a:graphicData>
            </a:graphic>
          </wp:inline>
        </w:drawing>
      </w:r>
    </w:p>
    <w:p w:rsidR="007612D3" w:rsidRDefault="007612D3" w:rsidP="00F47F4B"/>
    <w:p w:rsidR="00F768CF" w:rsidRDefault="00F768CF" w:rsidP="00F47F4B"/>
    <w:p w:rsidR="00F768CF" w:rsidRDefault="00F768CF" w:rsidP="00F47F4B"/>
    <w:p w:rsidR="008632EB" w:rsidRDefault="005360BF" w:rsidP="00F47F4B">
      <w:r>
        <w:lastRenderedPageBreak/>
        <w:t xml:space="preserve">Register in </w:t>
      </w:r>
      <w:proofErr w:type="spellStart"/>
      <w:r>
        <w:t>app.modules.ts</w:t>
      </w:r>
      <w:proofErr w:type="spellEnd"/>
      <w:r>
        <w:t xml:space="preserve"> as long hand syntax in “providers” and define the function</w:t>
      </w:r>
    </w:p>
    <w:p w:rsidR="005360BF" w:rsidRDefault="005360BF" w:rsidP="00F47F4B">
      <w:r w:rsidRPr="005360BF">
        <w:rPr>
          <w:noProof/>
        </w:rPr>
        <w:drawing>
          <wp:inline distT="0" distB="0" distL="0" distR="0" wp14:anchorId="3507A085" wp14:editId="5E5A4633">
            <wp:extent cx="5943600" cy="233489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2334895"/>
                    </a:xfrm>
                    <a:prstGeom prst="rect">
                      <a:avLst/>
                    </a:prstGeom>
                  </pic:spPr>
                </pic:pic>
              </a:graphicData>
            </a:graphic>
          </wp:inline>
        </w:drawing>
      </w:r>
    </w:p>
    <w:p w:rsidR="00487C67" w:rsidRDefault="00487C67" w:rsidP="00487C67">
      <w:pPr>
        <w:pStyle w:val="Heading3"/>
      </w:pPr>
      <w:r>
        <w:t>Preloading data for component</w:t>
      </w:r>
    </w:p>
    <w:p w:rsidR="00487C67" w:rsidRDefault="00990D80" w:rsidP="00487C67">
      <w:r>
        <w:t xml:space="preserve">We need to use </w:t>
      </w:r>
      <w:proofErr w:type="spellStart"/>
      <w:r>
        <w:rPr>
          <w:b/>
        </w:rPr>
        <w:t>rxjs</w:t>
      </w:r>
      <w:proofErr w:type="spellEnd"/>
      <w:r>
        <w:rPr>
          <w:b/>
        </w:rPr>
        <w:t xml:space="preserve"> </w:t>
      </w:r>
      <w:r>
        <w:t xml:space="preserve">library and Observable. Need to return a type of Observable (here Subject is type of observable) from </w:t>
      </w:r>
      <w:proofErr w:type="spellStart"/>
      <w:r>
        <w:t>event.service.ts</w:t>
      </w:r>
      <w:proofErr w:type="spellEnd"/>
    </w:p>
    <w:p w:rsidR="00990D80" w:rsidRDefault="00990D80" w:rsidP="00487C67">
      <w:r>
        <w:t>From events-</w:t>
      </w:r>
      <w:proofErr w:type="spellStart"/>
      <w:r>
        <w:t>list.component</w:t>
      </w:r>
      <w:proofErr w:type="spellEnd"/>
      <w:r>
        <w:t xml:space="preserve"> we need to subscribe to the observable.</w:t>
      </w:r>
    </w:p>
    <w:p w:rsidR="005360BF" w:rsidRDefault="00503F42" w:rsidP="00503F42">
      <w:pPr>
        <w:pStyle w:val="Heading3"/>
      </w:pPr>
      <w:r>
        <w:t>Resolve guard</w:t>
      </w:r>
    </w:p>
    <w:p w:rsidR="00503F42" w:rsidRDefault="00503F42" w:rsidP="00503F42">
      <w:r>
        <w:t>Using resolve guard we can load the entire page at once when data received from service (delayed call) rather half loading the page at beginning and waiting till data arrives to load and appear in data pane.</w:t>
      </w:r>
    </w:p>
    <w:p w:rsidR="00E961D8" w:rsidRDefault="00E961D8" w:rsidP="00503F42">
      <w:r>
        <w:t>In the service make delay to 2sec</w:t>
      </w:r>
    </w:p>
    <w:p w:rsidR="00503F42" w:rsidRDefault="00E961D8" w:rsidP="00503F42">
      <w:r w:rsidRPr="00E961D8">
        <w:rPr>
          <w:noProof/>
        </w:rPr>
        <w:drawing>
          <wp:inline distT="0" distB="0" distL="0" distR="0" wp14:anchorId="419744C7" wp14:editId="38C50202">
            <wp:extent cx="5372100" cy="22193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372100" cy="2219325"/>
                    </a:xfrm>
                    <a:prstGeom prst="rect">
                      <a:avLst/>
                    </a:prstGeom>
                  </pic:spPr>
                </pic:pic>
              </a:graphicData>
            </a:graphic>
          </wp:inline>
        </w:drawing>
      </w:r>
    </w:p>
    <w:p w:rsidR="00E961D8" w:rsidRDefault="00E961D8" w:rsidP="00503F42">
      <w:r>
        <w:t>Create a resolve guard service and call the event service from there</w:t>
      </w:r>
    </w:p>
    <w:p w:rsidR="00E961D8" w:rsidRDefault="00E961D8" w:rsidP="00503F42"/>
    <w:p w:rsidR="00E961D8" w:rsidRDefault="00E961D8" w:rsidP="00503F42">
      <w:r w:rsidRPr="00E961D8">
        <w:rPr>
          <w:noProof/>
        </w:rPr>
        <w:lastRenderedPageBreak/>
        <w:drawing>
          <wp:inline distT="0" distB="0" distL="0" distR="0" wp14:anchorId="75BD80A3" wp14:editId="5F2A13D2">
            <wp:extent cx="5943600" cy="1866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1866900"/>
                    </a:xfrm>
                    <a:prstGeom prst="rect">
                      <a:avLst/>
                    </a:prstGeom>
                  </pic:spPr>
                </pic:pic>
              </a:graphicData>
            </a:graphic>
          </wp:inline>
        </w:drawing>
      </w:r>
    </w:p>
    <w:p w:rsidR="00E961D8" w:rsidRDefault="00E961D8" w:rsidP="00503F42">
      <w:r>
        <w:t xml:space="preserve">Map the resolve guard to </w:t>
      </w:r>
      <w:proofErr w:type="gramStart"/>
      <w:r>
        <w:t>route,</w:t>
      </w:r>
      <w:proofErr w:type="gramEnd"/>
      <w:r>
        <w:t xml:space="preserve"> it will map the events data to request with name “events”</w:t>
      </w:r>
    </w:p>
    <w:p w:rsidR="00E961D8" w:rsidRDefault="00E961D8" w:rsidP="00503F42">
      <w:r w:rsidRPr="00E961D8">
        <w:rPr>
          <w:noProof/>
        </w:rPr>
        <w:drawing>
          <wp:inline distT="0" distB="0" distL="0" distR="0" wp14:anchorId="7FE4BD53" wp14:editId="077585AC">
            <wp:extent cx="5343525" cy="8572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343525" cy="857250"/>
                    </a:xfrm>
                    <a:prstGeom prst="rect">
                      <a:avLst/>
                    </a:prstGeom>
                  </pic:spPr>
                </pic:pic>
              </a:graphicData>
            </a:graphic>
          </wp:inline>
        </w:drawing>
      </w:r>
    </w:p>
    <w:p w:rsidR="00E961D8" w:rsidRDefault="00E961D8" w:rsidP="00503F42">
      <w:r>
        <w:t>In the component get the events data</w:t>
      </w:r>
    </w:p>
    <w:p w:rsidR="00E961D8" w:rsidRDefault="00E961D8" w:rsidP="00503F42">
      <w:r w:rsidRPr="00E961D8">
        <w:rPr>
          <w:noProof/>
        </w:rPr>
        <w:drawing>
          <wp:inline distT="0" distB="0" distL="0" distR="0" wp14:anchorId="2D929470" wp14:editId="07EED635">
            <wp:extent cx="5943600" cy="7346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734695"/>
                    </a:xfrm>
                    <a:prstGeom prst="rect">
                      <a:avLst/>
                    </a:prstGeom>
                  </pic:spPr>
                </pic:pic>
              </a:graphicData>
            </a:graphic>
          </wp:inline>
        </w:drawing>
      </w:r>
    </w:p>
    <w:p w:rsidR="00211C8B" w:rsidRDefault="00211C8B" w:rsidP="00211C8B">
      <w:pPr>
        <w:pStyle w:val="Heading3"/>
      </w:pPr>
      <w:r>
        <w:t>Styling the Active links</w:t>
      </w:r>
    </w:p>
    <w:p w:rsidR="00211C8B" w:rsidRDefault="00440188" w:rsidP="00211C8B">
      <w:r>
        <w:t xml:space="preserve">We need to add </w:t>
      </w:r>
      <w:proofErr w:type="spellStart"/>
      <w:r>
        <w:rPr>
          <w:b/>
        </w:rPr>
        <w:t>routerLinkActive</w:t>
      </w:r>
      <w:proofErr w:type="spellEnd"/>
      <w:r>
        <w:rPr>
          <w:b/>
        </w:rPr>
        <w:t>=”</w:t>
      </w:r>
      <w:r w:rsidR="006F27C5">
        <w:rPr>
          <w:b/>
        </w:rPr>
        <w:t>a</w:t>
      </w:r>
      <w:r>
        <w:rPr>
          <w:b/>
        </w:rPr>
        <w:t xml:space="preserve">ctive” </w:t>
      </w:r>
      <w:r>
        <w:t>to all the events.</w:t>
      </w:r>
      <w:r w:rsidR="006F27C5">
        <w:t xml:space="preserve"> Add the </w:t>
      </w:r>
      <w:r w:rsidR="006F27C5">
        <w:rPr>
          <w:b/>
        </w:rPr>
        <w:t xml:space="preserve">active </w:t>
      </w:r>
      <w:proofErr w:type="spellStart"/>
      <w:r w:rsidR="006F27C5" w:rsidRPr="006F27C5">
        <w:t>css</w:t>
      </w:r>
      <w:proofErr w:type="spellEnd"/>
      <w:r w:rsidR="006F27C5">
        <w:rPr>
          <w:b/>
        </w:rPr>
        <w:t xml:space="preserve"> </w:t>
      </w:r>
      <w:r w:rsidR="006F27C5">
        <w:t>class to component</w:t>
      </w:r>
      <w:r w:rsidR="00804372">
        <w:t>.</w:t>
      </w:r>
    </w:p>
    <w:p w:rsidR="00804372" w:rsidRDefault="00160ACF" w:rsidP="00211C8B">
      <w:r w:rsidRPr="00160ACF">
        <w:rPr>
          <w:noProof/>
        </w:rPr>
        <w:drawing>
          <wp:inline distT="0" distB="0" distL="0" distR="0" wp14:anchorId="01B37049" wp14:editId="525DA887">
            <wp:extent cx="5943600" cy="16249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1624965"/>
                    </a:xfrm>
                    <a:prstGeom prst="rect">
                      <a:avLst/>
                    </a:prstGeom>
                  </pic:spPr>
                </pic:pic>
              </a:graphicData>
            </a:graphic>
          </wp:inline>
        </w:drawing>
      </w:r>
    </w:p>
    <w:p w:rsidR="00160ACF" w:rsidRDefault="00160ACF" w:rsidP="00211C8B">
      <w:r w:rsidRPr="00160ACF">
        <w:rPr>
          <w:noProof/>
        </w:rPr>
        <w:lastRenderedPageBreak/>
        <w:drawing>
          <wp:inline distT="0" distB="0" distL="0" distR="0" wp14:anchorId="092F0483" wp14:editId="2A3EE35E">
            <wp:extent cx="5362575" cy="21621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362575" cy="2162175"/>
                    </a:xfrm>
                    <a:prstGeom prst="rect">
                      <a:avLst/>
                    </a:prstGeom>
                  </pic:spPr>
                </pic:pic>
              </a:graphicData>
            </a:graphic>
          </wp:inline>
        </w:drawing>
      </w:r>
    </w:p>
    <w:p w:rsidR="00160ACF" w:rsidRDefault="00160ACF" w:rsidP="00160ACF">
      <w:pPr>
        <w:pStyle w:val="Heading3"/>
      </w:pPr>
      <w:r>
        <w:t>Lazy loading feature modules</w:t>
      </w:r>
    </w:p>
    <w:p w:rsidR="00160ACF" w:rsidRDefault="0022087B" w:rsidP="00160ACF">
      <w:r>
        <w:t>Here we will create a feature module or Lazy loadable module. There are 2 key differences between App Module and Feature Module</w:t>
      </w:r>
    </w:p>
    <w:p w:rsidR="0022087B" w:rsidRDefault="0022087B" w:rsidP="0022087B">
      <w:pPr>
        <w:pStyle w:val="ListParagraph"/>
        <w:numPr>
          <w:ilvl w:val="0"/>
          <w:numId w:val="9"/>
        </w:numPr>
      </w:pPr>
      <w:r>
        <w:t xml:space="preserve">Here in the imports we will add </w:t>
      </w:r>
      <w:proofErr w:type="spellStart"/>
      <w:r>
        <w:t>CommonModule</w:t>
      </w:r>
      <w:proofErr w:type="spellEnd"/>
      <w:r>
        <w:t xml:space="preserve"> where as in App Module we need to import </w:t>
      </w:r>
      <w:proofErr w:type="spellStart"/>
      <w:r>
        <w:t>BrowserModule</w:t>
      </w:r>
      <w:proofErr w:type="spellEnd"/>
    </w:p>
    <w:p w:rsidR="00440188" w:rsidRDefault="0022087B" w:rsidP="00211C8B">
      <w:pPr>
        <w:pStyle w:val="ListParagraph"/>
        <w:numPr>
          <w:ilvl w:val="0"/>
          <w:numId w:val="9"/>
        </w:numPr>
      </w:pPr>
      <w:r>
        <w:t xml:space="preserve">Here we need to import </w:t>
      </w:r>
      <w:proofErr w:type="spellStart"/>
      <w:r>
        <w:t>RouterModule.forChild</w:t>
      </w:r>
      <w:proofErr w:type="spellEnd"/>
      <w:r>
        <w:t xml:space="preserve"> where in App module we import </w:t>
      </w:r>
      <w:proofErr w:type="spellStart"/>
      <w:r>
        <w:t>RouterModule.forRoot</w:t>
      </w:r>
      <w:proofErr w:type="spellEnd"/>
    </w:p>
    <w:p w:rsidR="000D26BF" w:rsidRDefault="008C5099" w:rsidP="000D26BF">
      <w:r>
        <w:t xml:space="preserve">Create </w:t>
      </w:r>
      <w:proofErr w:type="spellStart"/>
      <w:r>
        <w:t>UserModule</w:t>
      </w:r>
      <w:proofErr w:type="spellEnd"/>
      <w:r>
        <w:t xml:space="preserve"> as below also </w:t>
      </w:r>
      <w:proofErr w:type="spellStart"/>
      <w:r>
        <w:t>ProfileComponent</w:t>
      </w:r>
      <w:proofErr w:type="spellEnd"/>
    </w:p>
    <w:p w:rsidR="008C5099" w:rsidRDefault="008C5099" w:rsidP="000D26BF">
      <w:r w:rsidRPr="008C5099">
        <w:rPr>
          <w:noProof/>
        </w:rPr>
        <w:drawing>
          <wp:inline distT="0" distB="0" distL="0" distR="0" wp14:anchorId="69CEF07B" wp14:editId="0714849F">
            <wp:extent cx="5448300" cy="2752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48300" cy="2752725"/>
                    </a:xfrm>
                    <a:prstGeom prst="rect">
                      <a:avLst/>
                    </a:prstGeom>
                  </pic:spPr>
                </pic:pic>
              </a:graphicData>
            </a:graphic>
          </wp:inline>
        </w:drawing>
      </w:r>
    </w:p>
    <w:p w:rsidR="008C5099" w:rsidRDefault="008C5099" w:rsidP="000D26BF">
      <w:r>
        <w:t>Define user routes (</w:t>
      </w:r>
      <w:proofErr w:type="spellStart"/>
      <w:r>
        <w:t>user.route.ts</w:t>
      </w:r>
      <w:proofErr w:type="spellEnd"/>
      <w:r>
        <w:t>)</w:t>
      </w:r>
    </w:p>
    <w:p w:rsidR="008C5099" w:rsidRDefault="008C5099" w:rsidP="000D26BF">
      <w:r w:rsidRPr="008C5099">
        <w:rPr>
          <w:noProof/>
        </w:rPr>
        <w:drawing>
          <wp:inline distT="0" distB="0" distL="0" distR="0" wp14:anchorId="335BF371" wp14:editId="0986AC5C">
            <wp:extent cx="5943600" cy="68072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680720"/>
                    </a:xfrm>
                    <a:prstGeom prst="rect">
                      <a:avLst/>
                    </a:prstGeom>
                  </pic:spPr>
                </pic:pic>
              </a:graphicData>
            </a:graphic>
          </wp:inline>
        </w:drawing>
      </w:r>
    </w:p>
    <w:p w:rsidR="008C5099" w:rsidRDefault="008C5099" w:rsidP="000D26BF">
      <w:r>
        <w:lastRenderedPageBreak/>
        <w:t xml:space="preserve">In App route load the children’s of </w:t>
      </w:r>
      <w:proofErr w:type="spellStart"/>
      <w:r>
        <w:t>UserModule</w:t>
      </w:r>
      <w:proofErr w:type="spellEnd"/>
    </w:p>
    <w:p w:rsidR="00B77772" w:rsidRDefault="008C5099" w:rsidP="00B77772">
      <w:r w:rsidRPr="008C5099">
        <w:rPr>
          <w:noProof/>
        </w:rPr>
        <w:drawing>
          <wp:inline distT="0" distB="0" distL="0" distR="0" wp14:anchorId="20BC832A" wp14:editId="7B00A5B1">
            <wp:extent cx="5372100" cy="5619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372100" cy="561975"/>
                    </a:xfrm>
                    <a:prstGeom prst="rect">
                      <a:avLst/>
                    </a:prstGeom>
                  </pic:spPr>
                </pic:pic>
              </a:graphicData>
            </a:graphic>
          </wp:inline>
        </w:drawing>
      </w:r>
    </w:p>
    <w:p w:rsidR="00B77772" w:rsidRDefault="008C5099" w:rsidP="00B77772">
      <w:r>
        <w:t>Configure [</w:t>
      </w:r>
      <w:proofErr w:type="spellStart"/>
      <w:r>
        <w:t>routerLink</w:t>
      </w:r>
      <w:proofErr w:type="spellEnd"/>
      <w:r>
        <w:t>] to ‘user/profile’</w:t>
      </w:r>
      <w:r w:rsidR="00B77772">
        <w:t xml:space="preserve"> from </w:t>
      </w:r>
      <w:proofErr w:type="spellStart"/>
      <w:r w:rsidR="00B77772">
        <w:t>navbar</w:t>
      </w:r>
      <w:proofErr w:type="spellEnd"/>
      <w:r w:rsidR="00B77772">
        <w:t xml:space="preserve"> html</w:t>
      </w:r>
    </w:p>
    <w:p w:rsidR="00F22F52" w:rsidRDefault="00B77772" w:rsidP="00B77772">
      <w:r w:rsidRPr="00B77772">
        <w:rPr>
          <w:noProof/>
        </w:rPr>
        <w:drawing>
          <wp:inline distT="0" distB="0" distL="0" distR="0" wp14:anchorId="4AB262C9" wp14:editId="38848BD1">
            <wp:extent cx="4648200" cy="10477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648200" cy="1047750"/>
                    </a:xfrm>
                    <a:prstGeom prst="rect">
                      <a:avLst/>
                    </a:prstGeom>
                  </pic:spPr>
                </pic:pic>
              </a:graphicData>
            </a:graphic>
          </wp:inline>
        </w:drawing>
      </w:r>
    </w:p>
    <w:p w:rsidR="00F22F52" w:rsidRDefault="00F22F52" w:rsidP="00587A17">
      <w:pPr>
        <w:pStyle w:val="Heading3"/>
      </w:pPr>
      <w:r>
        <w:t>Organizing exports</w:t>
      </w:r>
      <w:r w:rsidR="00587A17">
        <w:t xml:space="preserve"> with Barrels</w:t>
      </w:r>
    </w:p>
    <w:p w:rsidR="00587A17" w:rsidRDefault="0009716A" w:rsidP="00587A17">
      <w:r>
        <w:t xml:space="preserve">This is a way of managing imports in a single file </w:t>
      </w:r>
      <w:r w:rsidRPr="0009716A">
        <w:rPr>
          <w:b/>
        </w:rPr>
        <w:t>index.js</w:t>
      </w:r>
      <w:r>
        <w:t xml:space="preserve"> inside each folder and mapping it in root module where many files to be imported.</w:t>
      </w:r>
    </w:p>
    <w:p w:rsidR="0009716A" w:rsidRDefault="0009716A" w:rsidP="00587A17">
      <w:r w:rsidRPr="0009716A">
        <w:rPr>
          <w:noProof/>
        </w:rPr>
        <w:drawing>
          <wp:inline distT="0" distB="0" distL="0" distR="0" wp14:anchorId="310091D9" wp14:editId="46A21EDC">
            <wp:extent cx="4295775" cy="12287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295775" cy="1228725"/>
                    </a:xfrm>
                    <a:prstGeom prst="rect">
                      <a:avLst/>
                    </a:prstGeom>
                  </pic:spPr>
                </pic:pic>
              </a:graphicData>
            </a:graphic>
          </wp:inline>
        </w:drawing>
      </w:r>
    </w:p>
    <w:p w:rsidR="0009716A" w:rsidRDefault="0009716A" w:rsidP="00587A17">
      <w:r w:rsidRPr="0009716A">
        <w:rPr>
          <w:noProof/>
        </w:rPr>
        <w:drawing>
          <wp:inline distT="0" distB="0" distL="0" distR="0" wp14:anchorId="2153272B" wp14:editId="702D1A07">
            <wp:extent cx="4972050" cy="17240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972050" cy="1724025"/>
                    </a:xfrm>
                    <a:prstGeom prst="rect">
                      <a:avLst/>
                    </a:prstGeom>
                  </pic:spPr>
                </pic:pic>
              </a:graphicData>
            </a:graphic>
          </wp:inline>
        </w:drawing>
      </w:r>
    </w:p>
    <w:p w:rsidR="00307B77" w:rsidRDefault="00307B77" w:rsidP="00587A17"/>
    <w:p w:rsidR="003614C8" w:rsidRDefault="003614C8" w:rsidP="00587A17"/>
    <w:p w:rsidR="003614C8" w:rsidRDefault="003614C8" w:rsidP="00587A17"/>
    <w:p w:rsidR="003614C8" w:rsidRDefault="003614C8" w:rsidP="00587A17"/>
    <w:p w:rsidR="003614C8" w:rsidRDefault="003614C8" w:rsidP="00587A17"/>
    <w:p w:rsidR="003614C8" w:rsidRDefault="003614C8" w:rsidP="00587A17"/>
    <w:p w:rsidR="003614C8" w:rsidRDefault="003614C8" w:rsidP="003614C8">
      <w:pPr>
        <w:pStyle w:val="Heading2"/>
      </w:pPr>
      <w:r>
        <w:lastRenderedPageBreak/>
        <w:t xml:space="preserve">Collecting Data </w:t>
      </w:r>
      <w:proofErr w:type="gramStart"/>
      <w:r>
        <w:t>With</w:t>
      </w:r>
      <w:proofErr w:type="gramEnd"/>
      <w:r>
        <w:t xml:space="preserve"> Angular Forms and Validation </w:t>
      </w:r>
    </w:p>
    <w:p w:rsidR="003614C8" w:rsidRDefault="003614C8" w:rsidP="003614C8">
      <w:pPr>
        <w:pStyle w:val="Heading3"/>
      </w:pPr>
      <w:r>
        <w:t xml:space="preserve">Using Model for Type Safety </w:t>
      </w:r>
    </w:p>
    <w:p w:rsidR="003614C8" w:rsidRDefault="003614C8" w:rsidP="003614C8">
      <w:r>
        <w:t xml:space="preserve">We can create and user Model with defined type for type safety, instead of using “any” type. </w:t>
      </w:r>
    </w:p>
    <w:p w:rsidR="00CB07B1" w:rsidRPr="00CB07B1" w:rsidDel="00AF10D7" w:rsidRDefault="00CB07B1" w:rsidP="00AF10D7">
      <w:pPr>
        <w:rPr>
          <w:del w:id="0" w:author="swapnajit" w:date="2020-02-17T00:47:00Z"/>
        </w:rPr>
      </w:pPr>
      <w:r w:rsidRPr="00CB07B1">
        <w:rPr>
          <w:noProof/>
        </w:rPr>
        <w:drawing>
          <wp:inline distT="0" distB="0" distL="0" distR="0" wp14:anchorId="0993793A" wp14:editId="799E6528">
            <wp:extent cx="5457825" cy="33051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457825" cy="3305175"/>
                    </a:xfrm>
                    <a:prstGeom prst="rect">
                      <a:avLst/>
                    </a:prstGeom>
                  </pic:spPr>
                </pic:pic>
              </a:graphicData>
            </a:graphic>
          </wp:inline>
        </w:drawing>
      </w:r>
    </w:p>
    <w:p w:rsidR="008C5099" w:rsidRDefault="00AF10D7" w:rsidP="00AF10D7">
      <w:pPr>
        <w:pStyle w:val="Heading3"/>
      </w:pPr>
      <w:r>
        <w:t>Creating first Template Based Form</w:t>
      </w:r>
    </w:p>
    <w:p w:rsidR="00AF10D7" w:rsidRDefault="00AF10D7" w:rsidP="00AF10D7">
      <w:r>
        <w:t>Template based form are simple and easy and can be created entirely in HTML template.</w:t>
      </w:r>
      <w:r w:rsidR="00570CA3">
        <w:t xml:space="preserve"> It works great for simple forms.</w:t>
      </w:r>
    </w:p>
    <w:p w:rsidR="00570CA3" w:rsidRDefault="00570CA3" w:rsidP="00AF10D7">
      <w:r>
        <w:t xml:space="preserve">To use Forms we need to import </w:t>
      </w:r>
      <w:r>
        <w:rPr>
          <w:b/>
        </w:rPr>
        <w:t xml:space="preserve">Angular </w:t>
      </w:r>
      <w:proofErr w:type="spellStart"/>
      <w:r>
        <w:rPr>
          <w:b/>
        </w:rPr>
        <w:t>FormsModule</w:t>
      </w:r>
      <w:proofErr w:type="spellEnd"/>
      <w:r>
        <w:rPr>
          <w:b/>
        </w:rPr>
        <w:t xml:space="preserve"> </w:t>
      </w:r>
      <w:r>
        <w:t>in our module.</w:t>
      </w:r>
      <w:r w:rsidR="00D60821">
        <w:t xml:space="preserve"> Which allows to access number of template based form features.</w:t>
      </w:r>
    </w:p>
    <w:p w:rsidR="00D60821" w:rsidRDefault="00854B2A" w:rsidP="00AF10D7">
      <w:r>
        <w:t>Angular provides [</w:t>
      </w:r>
      <w:r>
        <w:rPr>
          <w:b/>
        </w:rPr>
        <w:t>(</w:t>
      </w:r>
      <w:proofErr w:type="spellStart"/>
      <w:r>
        <w:rPr>
          <w:b/>
        </w:rPr>
        <w:t>ngModel</w:t>
      </w:r>
      <w:proofErr w:type="spellEnd"/>
      <w:r>
        <w:rPr>
          <w:b/>
        </w:rPr>
        <w:t xml:space="preserve">)] </w:t>
      </w:r>
      <w:r>
        <w:t>directive to bind the input fields.</w:t>
      </w:r>
      <w:r w:rsidR="00C80BD7">
        <w:t xml:space="preserve"> This is a two ways bind</w:t>
      </w:r>
      <w:r w:rsidR="007E7268">
        <w:t>ing.</w:t>
      </w:r>
    </w:p>
    <w:p w:rsidR="007E7268" w:rsidRPr="00A46688" w:rsidRDefault="007E7268" w:rsidP="00AF10D7">
      <w:pPr>
        <w:rPr>
          <w:b/>
        </w:rPr>
      </w:pPr>
      <w:r>
        <w:t xml:space="preserve">If we make it </w:t>
      </w:r>
      <w:r>
        <w:rPr>
          <w:b/>
        </w:rPr>
        <w:t>(</w:t>
      </w:r>
      <w:proofErr w:type="spellStart"/>
      <w:r>
        <w:rPr>
          <w:b/>
        </w:rPr>
        <w:t>ngModel</w:t>
      </w:r>
      <w:proofErr w:type="spellEnd"/>
      <w:r>
        <w:rPr>
          <w:b/>
        </w:rPr>
        <w:t xml:space="preserve">) </w:t>
      </w:r>
      <w:r>
        <w:t>this is one way binding.</w:t>
      </w:r>
      <w:r w:rsidR="00A46688">
        <w:t xml:space="preserve"> </w:t>
      </w:r>
      <w:proofErr w:type="spellStart"/>
      <w:proofErr w:type="gramStart"/>
      <w:r w:rsidR="00A46688" w:rsidRPr="00A46688">
        <w:rPr>
          <w:b/>
        </w:rPr>
        <w:t>ngModel</w:t>
      </w:r>
      <w:proofErr w:type="spellEnd"/>
      <w:proofErr w:type="gramEnd"/>
      <w:r w:rsidR="00A46688" w:rsidRPr="00A46688">
        <w:rPr>
          <w:b/>
        </w:rPr>
        <w:t xml:space="preserve"> requires to define a name attribute in the element.</w:t>
      </w:r>
    </w:p>
    <w:p w:rsidR="008C5099" w:rsidRDefault="00F75CCE" w:rsidP="000D26BF">
      <w:r>
        <w:t>Now the (</w:t>
      </w:r>
      <w:proofErr w:type="spellStart"/>
      <w:r>
        <w:t>ngModel</w:t>
      </w:r>
      <w:proofErr w:type="spellEnd"/>
      <w:r>
        <w:t>) will bind the data to form. And we can access it by using a local variable like #</w:t>
      </w:r>
      <w:proofErr w:type="spellStart"/>
      <w:r>
        <w:t>loginForm</w:t>
      </w:r>
      <w:proofErr w:type="spellEnd"/>
      <w:r>
        <w:t>=”</w:t>
      </w:r>
      <w:proofErr w:type="spellStart"/>
      <w:r>
        <w:t>ngForm</w:t>
      </w:r>
      <w:proofErr w:type="spellEnd"/>
      <w:r>
        <w:t>”</w:t>
      </w:r>
      <w:r w:rsidR="000D6223">
        <w:t>. And we can pass this variable to (submit)</w:t>
      </w:r>
      <w:r w:rsidR="00B27C01">
        <w:t>.</w:t>
      </w:r>
    </w:p>
    <w:p w:rsidR="00B27C01" w:rsidRPr="00F75CCE" w:rsidRDefault="00B27C01" w:rsidP="000D26BF">
      <w:r>
        <w:t>Angular provides a directive called (</w:t>
      </w:r>
      <w:proofErr w:type="spellStart"/>
      <w:r>
        <w:t>ngSubmit</w:t>
      </w:r>
      <w:proofErr w:type="spellEnd"/>
      <w:r>
        <w:t>) we will use that because that provides few extra things like preventing submitting the form to server.</w:t>
      </w:r>
    </w:p>
    <w:p w:rsidR="00F47F4B" w:rsidRDefault="00C462B9" w:rsidP="00F47F4B">
      <w:r>
        <w:t>When we bind something with (</w:t>
      </w:r>
      <w:proofErr w:type="spellStart"/>
      <w:r>
        <w:t>ngModel</w:t>
      </w:r>
      <w:proofErr w:type="spellEnd"/>
      <w:r>
        <w:t>) it’s better to declare on component too.</w:t>
      </w:r>
    </w:p>
    <w:p w:rsidR="008F1F3C" w:rsidRDefault="008F1F3C" w:rsidP="00F47F4B"/>
    <w:p w:rsidR="008F1F3C" w:rsidRDefault="008F1F3C" w:rsidP="00F47F4B">
      <w:r w:rsidRPr="008F1F3C">
        <w:rPr>
          <w:noProof/>
        </w:rPr>
        <w:lastRenderedPageBreak/>
        <w:drawing>
          <wp:inline distT="0" distB="0" distL="0" distR="0" wp14:anchorId="197D1F03" wp14:editId="08BC13F4">
            <wp:extent cx="5943600" cy="220853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2208530"/>
                    </a:xfrm>
                    <a:prstGeom prst="rect">
                      <a:avLst/>
                    </a:prstGeom>
                  </pic:spPr>
                </pic:pic>
              </a:graphicData>
            </a:graphic>
          </wp:inline>
        </w:drawing>
      </w:r>
    </w:p>
    <w:p w:rsidR="008F1F3C" w:rsidRDefault="008F1F3C" w:rsidP="008F1F3C">
      <w:pPr>
        <w:pStyle w:val="Heading3"/>
      </w:pPr>
      <w:r>
        <w:t>Using the data from template based form</w:t>
      </w:r>
    </w:p>
    <w:p w:rsidR="008F1F3C" w:rsidRDefault="009834A3" w:rsidP="008F1F3C">
      <w:r>
        <w:t xml:space="preserve">One important things to note </w:t>
      </w:r>
      <w:proofErr w:type="gramStart"/>
      <w:r>
        <w:rPr>
          <w:b/>
        </w:rPr>
        <w:t>providers[</w:t>
      </w:r>
      <w:proofErr w:type="gramEnd"/>
      <w:r>
        <w:rPr>
          <w:b/>
        </w:rPr>
        <w:t xml:space="preserve">] are shared between modules. </w:t>
      </w:r>
      <w:r>
        <w:t xml:space="preserve">Means </w:t>
      </w:r>
      <w:r w:rsidR="001407EA">
        <w:t>when we register a provider in root module it is visible in child module.</w:t>
      </w:r>
    </w:p>
    <w:p w:rsidR="001407EA" w:rsidRDefault="001407EA" w:rsidP="008F1F3C">
      <w:pPr>
        <w:rPr>
          <w:b/>
        </w:rPr>
      </w:pPr>
      <w:r>
        <w:t xml:space="preserve">But same is not the case for </w:t>
      </w:r>
      <w:proofErr w:type="gramStart"/>
      <w:r>
        <w:rPr>
          <w:b/>
        </w:rPr>
        <w:t>imports[</w:t>
      </w:r>
      <w:proofErr w:type="gramEnd"/>
      <w:r>
        <w:rPr>
          <w:b/>
        </w:rPr>
        <w:t xml:space="preserve">] </w:t>
      </w:r>
      <w:r>
        <w:t xml:space="preserve">or </w:t>
      </w:r>
      <w:r>
        <w:rPr>
          <w:b/>
        </w:rPr>
        <w:t xml:space="preserve">declarations[] </w:t>
      </w:r>
    </w:p>
    <w:p w:rsidR="00862232" w:rsidRDefault="00862232" w:rsidP="00862232">
      <w:pPr>
        <w:pStyle w:val="Heading3"/>
      </w:pPr>
      <w:r>
        <w:t>Validating Form</w:t>
      </w:r>
    </w:p>
    <w:p w:rsidR="004F41FF" w:rsidRDefault="00862232" w:rsidP="00862232">
      <w:r>
        <w:t xml:space="preserve">We can use form control properties like touched, dirty, </w:t>
      </w:r>
      <w:proofErr w:type="gramStart"/>
      <w:r>
        <w:t>pristine</w:t>
      </w:r>
      <w:proofErr w:type="gramEnd"/>
    </w:p>
    <w:p w:rsidR="00E17797" w:rsidRDefault="004F41FF" w:rsidP="00862232">
      <w:r w:rsidRPr="004F41FF">
        <w:rPr>
          <w:noProof/>
        </w:rPr>
        <w:drawing>
          <wp:inline distT="0" distB="0" distL="0" distR="0" wp14:anchorId="1D9000FF" wp14:editId="4771BFAC">
            <wp:extent cx="5943600" cy="27559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2755900"/>
                    </a:xfrm>
                    <a:prstGeom prst="rect">
                      <a:avLst/>
                    </a:prstGeom>
                  </pic:spPr>
                </pic:pic>
              </a:graphicData>
            </a:graphic>
          </wp:inline>
        </w:drawing>
      </w:r>
    </w:p>
    <w:p w:rsidR="00862232" w:rsidRDefault="00E17797" w:rsidP="00E17797">
      <w:pPr>
        <w:pStyle w:val="Heading3"/>
      </w:pPr>
      <w:r>
        <w:t xml:space="preserve">Creating First Reactive </w:t>
      </w:r>
      <w:r w:rsidRPr="00E17797">
        <w:t>Form</w:t>
      </w:r>
      <w:r w:rsidR="00862232">
        <w:t xml:space="preserve"> </w:t>
      </w:r>
    </w:p>
    <w:p w:rsidR="00E17797" w:rsidRDefault="00FA6C97" w:rsidP="00E17797">
      <w:r>
        <w:t>It is also called as model driven form. Basically we will define our fields and validation in component and wire them up to html template.</w:t>
      </w:r>
    </w:p>
    <w:p w:rsidR="00FA6C97" w:rsidRDefault="00FA6C97" w:rsidP="00E17797">
      <w:r>
        <w:lastRenderedPageBreak/>
        <w:t>This approach requires some extra code but have advantage. For example we have option of building forms and validation more dynamically based on decision made on code.</w:t>
      </w:r>
    </w:p>
    <w:p w:rsidR="00720875" w:rsidRDefault="00720875" w:rsidP="00E17797">
      <w:r>
        <w:t xml:space="preserve">Another benefit is it makes </w:t>
      </w:r>
      <w:proofErr w:type="gramStart"/>
      <w:r>
        <w:t>all our</w:t>
      </w:r>
      <w:proofErr w:type="gramEnd"/>
      <w:r>
        <w:t xml:space="preserve"> validation logic unit testable.</w:t>
      </w:r>
    </w:p>
    <w:p w:rsidR="00720875" w:rsidRDefault="00720875" w:rsidP="00E17797">
      <w:r>
        <w:t xml:space="preserve">We need to import </w:t>
      </w:r>
      <w:proofErr w:type="spellStart"/>
      <w:r>
        <w:rPr>
          <w:b/>
        </w:rPr>
        <w:t>ReactiveFormsModule</w:t>
      </w:r>
      <w:proofErr w:type="spellEnd"/>
      <w:r>
        <w:rPr>
          <w:b/>
        </w:rPr>
        <w:t xml:space="preserve"> </w:t>
      </w:r>
      <w:r>
        <w:t>in our module.</w:t>
      </w:r>
    </w:p>
    <w:p w:rsidR="00720875" w:rsidRDefault="00317ED2" w:rsidP="00E17797">
      <w:pPr>
        <w:rPr>
          <w:b/>
        </w:rPr>
      </w:pPr>
      <w:r>
        <w:t xml:space="preserve">Major components are </w:t>
      </w:r>
      <w:proofErr w:type="spellStart"/>
      <w:r w:rsidRPr="00317ED2">
        <w:rPr>
          <w:b/>
        </w:rPr>
        <w:t>FormControl</w:t>
      </w:r>
      <w:proofErr w:type="spellEnd"/>
      <w:r>
        <w:t xml:space="preserve">, </w:t>
      </w:r>
      <w:proofErr w:type="spellStart"/>
      <w:r>
        <w:rPr>
          <w:b/>
        </w:rPr>
        <w:t>FormGroup</w:t>
      </w:r>
      <w:proofErr w:type="spellEnd"/>
      <w:r>
        <w:rPr>
          <w:b/>
        </w:rPr>
        <w:t>.</w:t>
      </w:r>
    </w:p>
    <w:p w:rsidR="00317ED2" w:rsidRPr="00317ED2" w:rsidRDefault="00317ED2" w:rsidP="00E17797">
      <w:r>
        <w:t xml:space="preserve">To bind the form group to html </w:t>
      </w:r>
      <w:r>
        <w:rPr>
          <w:b/>
        </w:rPr>
        <w:t>[</w:t>
      </w:r>
      <w:proofErr w:type="spellStart"/>
      <w:r>
        <w:rPr>
          <w:b/>
        </w:rPr>
        <w:t>formGroup</w:t>
      </w:r>
      <w:proofErr w:type="spellEnd"/>
      <w:r>
        <w:rPr>
          <w:b/>
        </w:rPr>
        <w:t xml:space="preserve">] </w:t>
      </w:r>
      <w:proofErr w:type="gramStart"/>
      <w:r>
        <w:t>This</w:t>
      </w:r>
      <w:proofErr w:type="gramEnd"/>
      <w:r>
        <w:t xml:space="preserve"> name should match with form group name in component.</w:t>
      </w:r>
    </w:p>
    <w:p w:rsidR="00317ED2" w:rsidRDefault="00317ED2" w:rsidP="00E17797">
      <w:r>
        <w:t xml:space="preserve">To bind the elements in html </w:t>
      </w:r>
      <w:proofErr w:type="spellStart"/>
      <w:r>
        <w:rPr>
          <w:b/>
        </w:rPr>
        <w:t>formControlName</w:t>
      </w:r>
      <w:proofErr w:type="spellEnd"/>
      <w:r>
        <w:rPr>
          <w:b/>
        </w:rPr>
        <w:t xml:space="preserve"> </w:t>
      </w:r>
      <w:proofErr w:type="gramStart"/>
      <w:r>
        <w:t>This</w:t>
      </w:r>
      <w:proofErr w:type="gramEnd"/>
      <w:r>
        <w:t xml:space="preserve"> name should match with name in component.</w:t>
      </w:r>
    </w:p>
    <w:p w:rsidR="003C1766" w:rsidRDefault="003C1766" w:rsidP="00E17797">
      <w:r w:rsidRPr="003C1766">
        <w:rPr>
          <w:noProof/>
        </w:rPr>
        <w:drawing>
          <wp:inline distT="0" distB="0" distL="0" distR="0" wp14:anchorId="4951D66D" wp14:editId="721E5A44">
            <wp:extent cx="5943600" cy="25946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2594610"/>
                    </a:xfrm>
                    <a:prstGeom prst="rect">
                      <a:avLst/>
                    </a:prstGeom>
                  </pic:spPr>
                </pic:pic>
              </a:graphicData>
            </a:graphic>
          </wp:inline>
        </w:drawing>
      </w:r>
    </w:p>
    <w:p w:rsidR="003C1766" w:rsidRDefault="003C1766" w:rsidP="00E17797">
      <w:r w:rsidRPr="003C1766">
        <w:rPr>
          <w:noProof/>
        </w:rPr>
        <w:drawing>
          <wp:inline distT="0" distB="0" distL="0" distR="0" wp14:anchorId="34FA236F" wp14:editId="7E2DFF9E">
            <wp:extent cx="5943600" cy="1229360"/>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1229360"/>
                    </a:xfrm>
                    <a:prstGeom prst="rect">
                      <a:avLst/>
                    </a:prstGeom>
                  </pic:spPr>
                </pic:pic>
              </a:graphicData>
            </a:graphic>
          </wp:inline>
        </w:drawing>
      </w:r>
    </w:p>
    <w:p w:rsidR="000A032A" w:rsidRDefault="000A032A" w:rsidP="000A032A">
      <w:pPr>
        <w:pStyle w:val="Heading3"/>
      </w:pPr>
      <w:r>
        <w:t>Validating Reactive Forms</w:t>
      </w:r>
    </w:p>
    <w:p w:rsidR="000A032A" w:rsidRDefault="00581A62" w:rsidP="000A032A">
      <w:r>
        <w:t>One of the benefit of reactive form is we can define our validation in component which is unit testable.</w:t>
      </w:r>
    </w:p>
    <w:p w:rsidR="00581A62" w:rsidRDefault="00BA19C5" w:rsidP="000A032A">
      <w:r w:rsidRPr="00BA19C5">
        <w:rPr>
          <w:noProof/>
        </w:rPr>
        <w:lastRenderedPageBreak/>
        <w:drawing>
          <wp:inline distT="0" distB="0" distL="0" distR="0" wp14:anchorId="52D553F6" wp14:editId="04A1AEC7">
            <wp:extent cx="5943600" cy="14020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1402080"/>
                    </a:xfrm>
                    <a:prstGeom prst="rect">
                      <a:avLst/>
                    </a:prstGeom>
                  </pic:spPr>
                </pic:pic>
              </a:graphicData>
            </a:graphic>
          </wp:inline>
        </w:drawing>
      </w:r>
    </w:p>
    <w:p w:rsidR="00BA19C5" w:rsidRDefault="00BA19C5" w:rsidP="000A032A">
      <w:r w:rsidRPr="00BA19C5">
        <w:rPr>
          <w:noProof/>
        </w:rPr>
        <w:drawing>
          <wp:inline distT="0" distB="0" distL="0" distR="0" wp14:anchorId="079F9326" wp14:editId="05079BB9">
            <wp:extent cx="5943600" cy="201866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2018665"/>
                    </a:xfrm>
                    <a:prstGeom prst="rect">
                      <a:avLst/>
                    </a:prstGeom>
                  </pic:spPr>
                </pic:pic>
              </a:graphicData>
            </a:graphic>
          </wp:inline>
        </w:drawing>
      </w:r>
    </w:p>
    <w:p w:rsidR="00456429" w:rsidRPr="000A032A" w:rsidRDefault="008E2B43" w:rsidP="008E2B43">
      <w:pPr>
        <w:pStyle w:val="Heading3"/>
      </w:pPr>
      <w:r>
        <w:t>Using multiple validators in reactive form</w:t>
      </w:r>
    </w:p>
    <w:p w:rsidR="00803846" w:rsidRDefault="00FE13DE" w:rsidP="00803846">
      <w:r>
        <w:t xml:space="preserve">We can pass array of validators to our </w:t>
      </w:r>
      <w:proofErr w:type="spellStart"/>
      <w:r>
        <w:t>FormControl</w:t>
      </w:r>
      <w:proofErr w:type="spellEnd"/>
      <w:r>
        <w:t>.</w:t>
      </w:r>
      <w:r w:rsidR="00783CB8">
        <w:t xml:space="preserve"> In the template we can check error condition for each validation type ex. required, pattern</w:t>
      </w:r>
    </w:p>
    <w:p w:rsidR="00783CB8" w:rsidRDefault="00783CB8" w:rsidP="00803846">
      <w:r w:rsidRPr="00783CB8">
        <w:rPr>
          <w:noProof/>
        </w:rPr>
        <w:drawing>
          <wp:inline distT="0" distB="0" distL="0" distR="0" wp14:anchorId="2006637F" wp14:editId="32A1BEB1">
            <wp:extent cx="5943600" cy="1157605"/>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1157605"/>
                    </a:xfrm>
                    <a:prstGeom prst="rect">
                      <a:avLst/>
                    </a:prstGeom>
                  </pic:spPr>
                </pic:pic>
              </a:graphicData>
            </a:graphic>
          </wp:inline>
        </w:drawing>
      </w:r>
    </w:p>
    <w:p w:rsidR="00783CB8" w:rsidRDefault="00783CB8" w:rsidP="00803846">
      <w:r w:rsidRPr="00783CB8">
        <w:rPr>
          <w:noProof/>
        </w:rPr>
        <w:drawing>
          <wp:inline distT="0" distB="0" distL="0" distR="0" wp14:anchorId="2BFDD9BB" wp14:editId="414A797D">
            <wp:extent cx="5943600" cy="153733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1537335"/>
                    </a:xfrm>
                    <a:prstGeom prst="rect">
                      <a:avLst/>
                    </a:prstGeom>
                  </pic:spPr>
                </pic:pic>
              </a:graphicData>
            </a:graphic>
          </wp:inline>
        </w:drawing>
      </w:r>
    </w:p>
    <w:p w:rsidR="00783CB8" w:rsidRDefault="00783CB8" w:rsidP="00803846"/>
    <w:p w:rsidR="00783CB8" w:rsidRDefault="00783CB8" w:rsidP="00803846"/>
    <w:p w:rsidR="00783CB8" w:rsidRDefault="00D6572B" w:rsidP="00D6572B">
      <w:pPr>
        <w:pStyle w:val="Heading3"/>
      </w:pPr>
      <w:r>
        <w:lastRenderedPageBreak/>
        <w:t>Diving deeper into template based form</w:t>
      </w:r>
    </w:p>
    <w:p w:rsidR="00D6572B" w:rsidRDefault="003A705A" w:rsidP="00D6572B">
      <w:r>
        <w:t xml:space="preserve">To bind multiple fields to a single object we can use </w:t>
      </w:r>
      <w:proofErr w:type="spellStart"/>
      <w:r>
        <w:rPr>
          <w:b/>
        </w:rPr>
        <w:t>ngModelGroup</w:t>
      </w:r>
      <w:proofErr w:type="spellEnd"/>
      <w:r>
        <w:rPr>
          <w:b/>
        </w:rPr>
        <w:t xml:space="preserve"> </w:t>
      </w:r>
      <w:r>
        <w:t>in our template</w:t>
      </w:r>
    </w:p>
    <w:p w:rsidR="003A705A" w:rsidRDefault="003A705A" w:rsidP="00D6572B">
      <w:r w:rsidRPr="003A705A">
        <w:rPr>
          <w:noProof/>
        </w:rPr>
        <w:drawing>
          <wp:inline distT="0" distB="0" distL="0" distR="0" wp14:anchorId="09EB193C" wp14:editId="2D7AEF65">
            <wp:extent cx="5943600" cy="223075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2230755"/>
                    </a:xfrm>
                    <a:prstGeom prst="rect">
                      <a:avLst/>
                    </a:prstGeom>
                  </pic:spPr>
                </pic:pic>
              </a:graphicData>
            </a:graphic>
          </wp:inline>
        </w:drawing>
      </w:r>
    </w:p>
    <w:p w:rsidR="003A705A" w:rsidRPr="003A705A" w:rsidRDefault="003A705A" w:rsidP="00D6572B"/>
    <w:p w:rsidR="00FE13DE" w:rsidRDefault="00B519E7" w:rsidP="00B519E7">
      <w:pPr>
        <w:pStyle w:val="Heading3"/>
      </w:pPr>
      <w:r>
        <w:t>Diving deeper into Reactive form</w:t>
      </w:r>
    </w:p>
    <w:p w:rsidR="00B519E7" w:rsidRPr="00B519E7" w:rsidRDefault="00B519E7" w:rsidP="00B519E7">
      <w:bookmarkStart w:id="1" w:name="_GoBack"/>
      <w:bookmarkEnd w:id="1"/>
    </w:p>
    <w:p w:rsidR="0055421C" w:rsidRPr="00C60952" w:rsidRDefault="0055421C" w:rsidP="00CC47F3"/>
    <w:p w:rsidR="005D314D" w:rsidRPr="005D314D" w:rsidRDefault="005D314D" w:rsidP="005D314D"/>
    <w:p w:rsidR="00940CD1" w:rsidRPr="001B2228" w:rsidRDefault="00940CD1" w:rsidP="001B2228"/>
    <w:sectPr w:rsidR="00940CD1" w:rsidRPr="001B2228">
      <w:headerReference w:type="default" r:id="rI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54E1" w:rsidRDefault="006454E1" w:rsidP="00AD7D5A">
      <w:r>
        <w:separator/>
      </w:r>
    </w:p>
  </w:endnote>
  <w:endnote w:type="continuationSeparator" w:id="0">
    <w:p w:rsidR="006454E1" w:rsidRDefault="006454E1" w:rsidP="00AD7D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Euphemia">
    <w:altName w:val="DejaVu Sans"/>
    <w:charset w:val="00"/>
    <w:family w:val="swiss"/>
    <w:pitch w:val="variable"/>
    <w:sig w:usb0="00000003" w:usb1="0000004A" w:usb2="00002000" w:usb3="00000000" w:csb0="00000001" w:csb1="00000000"/>
  </w:font>
  <w:font w:name="Segoe UI Semibold">
    <w:altName w:val="Segoe UI"/>
    <w:charset w:val="00"/>
    <w:family w:val="swiss"/>
    <w:pitch w:val="variable"/>
    <w:sig w:usb0="00000001" w:usb1="4000A47B" w:usb2="00000001" w:usb3="00000000" w:csb0="0000019F" w:csb1="00000000"/>
  </w:font>
  <w:font w:name="Tahoma">
    <w:panose1 w:val="020B0604030504040204"/>
    <w:charset w:val="00"/>
    <w:family w:val="swiss"/>
    <w:pitch w:val="variable"/>
    <w:sig w:usb0="20002A87" w:usb1="80000000" w:usb2="00000008" w:usb3="00000000" w:csb0="000001FF" w:csb1="00000000"/>
  </w:font>
  <w:font w:name="Calibri Light">
    <w:altName w:val="Calibri"/>
    <w:charset w:val="00"/>
    <w:family w:val="swiss"/>
    <w:pitch w:val="variable"/>
    <w:sig w:usb0="00000001"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54E1" w:rsidRDefault="006454E1" w:rsidP="00AD7D5A">
      <w:r>
        <w:separator/>
      </w:r>
    </w:p>
  </w:footnote>
  <w:footnote w:type="continuationSeparator" w:id="0">
    <w:p w:rsidR="006454E1" w:rsidRDefault="006454E1" w:rsidP="00AD7D5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0DBE" w:rsidRDefault="00224997" w:rsidP="00AD7D5A">
    <w:pPr>
      <w:pStyle w:val="Header"/>
    </w:pPr>
    <w:r>
      <w:t>Angular</w:t>
    </w:r>
    <w:r w:rsidR="00955249">
      <w:t xml:space="preserve"> </w:t>
    </w:r>
    <w:proofErr w:type="spellStart"/>
    <w:r w:rsidR="001E239C">
      <w:t>Js</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182D72"/>
    <w:multiLevelType w:val="hybridMultilevel"/>
    <w:tmpl w:val="5ED2F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9EF76DF"/>
    <w:multiLevelType w:val="hybridMultilevel"/>
    <w:tmpl w:val="50C03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2E81F97"/>
    <w:multiLevelType w:val="hybridMultilevel"/>
    <w:tmpl w:val="1AD0F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89E3277"/>
    <w:multiLevelType w:val="hybridMultilevel"/>
    <w:tmpl w:val="7FBCE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3BF382A"/>
    <w:multiLevelType w:val="hybridMultilevel"/>
    <w:tmpl w:val="8798632C"/>
    <w:lvl w:ilvl="0" w:tplc="B0540CF6">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2247104"/>
    <w:multiLevelType w:val="hybridMultilevel"/>
    <w:tmpl w:val="E3BAD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7226E94"/>
    <w:multiLevelType w:val="hybridMultilevel"/>
    <w:tmpl w:val="D38E9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755797B"/>
    <w:multiLevelType w:val="multilevel"/>
    <w:tmpl w:val="E8F223B6"/>
    <w:lvl w:ilvl="0">
      <w:start w:val="1"/>
      <w:numFmt w:val="decimal"/>
      <w:pStyle w:val="Heading1"/>
      <w:suff w:val="space"/>
      <w:lvlText w:val="Chapter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6F224D02"/>
    <w:multiLevelType w:val="hybridMultilevel"/>
    <w:tmpl w:val="B2446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8"/>
  </w:num>
  <w:num w:numId="4">
    <w:abstractNumId w:val="0"/>
  </w:num>
  <w:num w:numId="5">
    <w:abstractNumId w:val="6"/>
  </w:num>
  <w:num w:numId="6">
    <w:abstractNumId w:val="1"/>
  </w:num>
  <w:num w:numId="7">
    <w:abstractNumId w:val="2"/>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5B35"/>
    <w:rsid w:val="00044033"/>
    <w:rsid w:val="00044FDC"/>
    <w:rsid w:val="000647AB"/>
    <w:rsid w:val="0007044C"/>
    <w:rsid w:val="000763B2"/>
    <w:rsid w:val="0008232E"/>
    <w:rsid w:val="0009716A"/>
    <w:rsid w:val="000A032A"/>
    <w:rsid w:val="000B5D98"/>
    <w:rsid w:val="000B7C0B"/>
    <w:rsid w:val="000C0305"/>
    <w:rsid w:val="000C35A8"/>
    <w:rsid w:val="000C756B"/>
    <w:rsid w:val="000C7E0D"/>
    <w:rsid w:val="000D0C42"/>
    <w:rsid w:val="000D26BF"/>
    <w:rsid w:val="000D2A78"/>
    <w:rsid w:val="000D6223"/>
    <w:rsid w:val="000F0C0A"/>
    <w:rsid w:val="00102231"/>
    <w:rsid w:val="0010344F"/>
    <w:rsid w:val="001407EA"/>
    <w:rsid w:val="00142A8E"/>
    <w:rsid w:val="00145A14"/>
    <w:rsid w:val="001506C7"/>
    <w:rsid w:val="00160ACF"/>
    <w:rsid w:val="00161747"/>
    <w:rsid w:val="00162830"/>
    <w:rsid w:val="00177900"/>
    <w:rsid w:val="00192904"/>
    <w:rsid w:val="001959EE"/>
    <w:rsid w:val="001B05D1"/>
    <w:rsid w:val="001B2228"/>
    <w:rsid w:val="001C4883"/>
    <w:rsid w:val="001E239C"/>
    <w:rsid w:val="001E7E44"/>
    <w:rsid w:val="00211C8B"/>
    <w:rsid w:val="0022087B"/>
    <w:rsid w:val="00222E82"/>
    <w:rsid w:val="00224997"/>
    <w:rsid w:val="002376D5"/>
    <w:rsid w:val="002453F1"/>
    <w:rsid w:val="00250671"/>
    <w:rsid w:val="00255328"/>
    <w:rsid w:val="00283CDC"/>
    <w:rsid w:val="002A0232"/>
    <w:rsid w:val="002B0807"/>
    <w:rsid w:val="002B5A42"/>
    <w:rsid w:val="002D4B33"/>
    <w:rsid w:val="002E63CC"/>
    <w:rsid w:val="002F59D6"/>
    <w:rsid w:val="002F761B"/>
    <w:rsid w:val="00307B77"/>
    <w:rsid w:val="003169DF"/>
    <w:rsid w:val="00317ED2"/>
    <w:rsid w:val="00320C4C"/>
    <w:rsid w:val="0033292F"/>
    <w:rsid w:val="00361316"/>
    <w:rsid w:val="003614C8"/>
    <w:rsid w:val="00391660"/>
    <w:rsid w:val="003A705A"/>
    <w:rsid w:val="003C1766"/>
    <w:rsid w:val="003C3C21"/>
    <w:rsid w:val="003C4BB5"/>
    <w:rsid w:val="003D6261"/>
    <w:rsid w:val="004013CD"/>
    <w:rsid w:val="00413AFF"/>
    <w:rsid w:val="00414732"/>
    <w:rsid w:val="00414DA3"/>
    <w:rsid w:val="00421CCE"/>
    <w:rsid w:val="00431422"/>
    <w:rsid w:val="004327BF"/>
    <w:rsid w:val="00437EF5"/>
    <w:rsid w:val="00440188"/>
    <w:rsid w:val="00443DFD"/>
    <w:rsid w:val="00456429"/>
    <w:rsid w:val="00460CD0"/>
    <w:rsid w:val="004648E4"/>
    <w:rsid w:val="00467692"/>
    <w:rsid w:val="004760C2"/>
    <w:rsid w:val="00487C67"/>
    <w:rsid w:val="00491A22"/>
    <w:rsid w:val="00491EF1"/>
    <w:rsid w:val="004A3AA4"/>
    <w:rsid w:val="004A6E0E"/>
    <w:rsid w:val="004C41A5"/>
    <w:rsid w:val="004F41FF"/>
    <w:rsid w:val="004F7FCA"/>
    <w:rsid w:val="00500AC1"/>
    <w:rsid w:val="00501546"/>
    <w:rsid w:val="00503F42"/>
    <w:rsid w:val="00527F1E"/>
    <w:rsid w:val="00533675"/>
    <w:rsid w:val="005360BF"/>
    <w:rsid w:val="0055421C"/>
    <w:rsid w:val="00570CA3"/>
    <w:rsid w:val="00576A63"/>
    <w:rsid w:val="00581A62"/>
    <w:rsid w:val="00582FEA"/>
    <w:rsid w:val="0058413A"/>
    <w:rsid w:val="0058656E"/>
    <w:rsid w:val="00587A17"/>
    <w:rsid w:val="00591BF2"/>
    <w:rsid w:val="0059656E"/>
    <w:rsid w:val="005A41F3"/>
    <w:rsid w:val="005B4A47"/>
    <w:rsid w:val="005C3499"/>
    <w:rsid w:val="005C4EED"/>
    <w:rsid w:val="005D314D"/>
    <w:rsid w:val="005E6E7E"/>
    <w:rsid w:val="005F13C6"/>
    <w:rsid w:val="005F507D"/>
    <w:rsid w:val="00600E7D"/>
    <w:rsid w:val="00601DBE"/>
    <w:rsid w:val="006024D3"/>
    <w:rsid w:val="006043A1"/>
    <w:rsid w:val="0061401C"/>
    <w:rsid w:val="0063306E"/>
    <w:rsid w:val="006454E1"/>
    <w:rsid w:val="006556DE"/>
    <w:rsid w:val="00696D57"/>
    <w:rsid w:val="006A754B"/>
    <w:rsid w:val="006B09A3"/>
    <w:rsid w:val="006C089B"/>
    <w:rsid w:val="006C313C"/>
    <w:rsid w:val="006D602F"/>
    <w:rsid w:val="006F27C5"/>
    <w:rsid w:val="00720875"/>
    <w:rsid w:val="00725794"/>
    <w:rsid w:val="00731331"/>
    <w:rsid w:val="007319E9"/>
    <w:rsid w:val="00740A04"/>
    <w:rsid w:val="007505FD"/>
    <w:rsid w:val="00756EE6"/>
    <w:rsid w:val="00760716"/>
    <w:rsid w:val="007612D3"/>
    <w:rsid w:val="00783CB8"/>
    <w:rsid w:val="007972C3"/>
    <w:rsid w:val="007A29C6"/>
    <w:rsid w:val="007E7268"/>
    <w:rsid w:val="00803846"/>
    <w:rsid w:val="00804372"/>
    <w:rsid w:val="00805231"/>
    <w:rsid w:val="00825976"/>
    <w:rsid w:val="00851995"/>
    <w:rsid w:val="00854B2A"/>
    <w:rsid w:val="00855940"/>
    <w:rsid w:val="00857932"/>
    <w:rsid w:val="00862232"/>
    <w:rsid w:val="008632EB"/>
    <w:rsid w:val="008A16D8"/>
    <w:rsid w:val="008B39A8"/>
    <w:rsid w:val="008C2AC0"/>
    <w:rsid w:val="008C5099"/>
    <w:rsid w:val="008D65CA"/>
    <w:rsid w:val="008D7002"/>
    <w:rsid w:val="008E2B43"/>
    <w:rsid w:val="008F1F3C"/>
    <w:rsid w:val="00900DBE"/>
    <w:rsid w:val="00906DF9"/>
    <w:rsid w:val="0092315F"/>
    <w:rsid w:val="0093745F"/>
    <w:rsid w:val="00940CD1"/>
    <w:rsid w:val="0094731E"/>
    <w:rsid w:val="0094748A"/>
    <w:rsid w:val="00955249"/>
    <w:rsid w:val="0096646B"/>
    <w:rsid w:val="00975ADD"/>
    <w:rsid w:val="009834A3"/>
    <w:rsid w:val="00984832"/>
    <w:rsid w:val="00990D80"/>
    <w:rsid w:val="0099515C"/>
    <w:rsid w:val="009A2A45"/>
    <w:rsid w:val="009A5B35"/>
    <w:rsid w:val="009B3B30"/>
    <w:rsid w:val="009C6A84"/>
    <w:rsid w:val="009D6D51"/>
    <w:rsid w:val="009E65C5"/>
    <w:rsid w:val="009E6751"/>
    <w:rsid w:val="00A0145E"/>
    <w:rsid w:val="00A1743B"/>
    <w:rsid w:val="00A332DC"/>
    <w:rsid w:val="00A37FC0"/>
    <w:rsid w:val="00A46688"/>
    <w:rsid w:val="00A50A19"/>
    <w:rsid w:val="00A53146"/>
    <w:rsid w:val="00A554FB"/>
    <w:rsid w:val="00A70768"/>
    <w:rsid w:val="00A86AF2"/>
    <w:rsid w:val="00AA78F6"/>
    <w:rsid w:val="00AB1CD1"/>
    <w:rsid w:val="00AD61C7"/>
    <w:rsid w:val="00AD7D5A"/>
    <w:rsid w:val="00AE4C07"/>
    <w:rsid w:val="00AF10D7"/>
    <w:rsid w:val="00B072EE"/>
    <w:rsid w:val="00B16D42"/>
    <w:rsid w:val="00B27C01"/>
    <w:rsid w:val="00B370FD"/>
    <w:rsid w:val="00B46610"/>
    <w:rsid w:val="00B46DFA"/>
    <w:rsid w:val="00B519E7"/>
    <w:rsid w:val="00B5302F"/>
    <w:rsid w:val="00B56D76"/>
    <w:rsid w:val="00B77772"/>
    <w:rsid w:val="00B90E15"/>
    <w:rsid w:val="00B9760B"/>
    <w:rsid w:val="00BA19C5"/>
    <w:rsid w:val="00BB6AF6"/>
    <w:rsid w:val="00BC1F94"/>
    <w:rsid w:val="00BD07C7"/>
    <w:rsid w:val="00BE0ECB"/>
    <w:rsid w:val="00BE5C76"/>
    <w:rsid w:val="00C07793"/>
    <w:rsid w:val="00C1612D"/>
    <w:rsid w:val="00C24F1A"/>
    <w:rsid w:val="00C462B9"/>
    <w:rsid w:val="00C53265"/>
    <w:rsid w:val="00C60952"/>
    <w:rsid w:val="00C61848"/>
    <w:rsid w:val="00C6322D"/>
    <w:rsid w:val="00C64962"/>
    <w:rsid w:val="00C65133"/>
    <w:rsid w:val="00C80BD7"/>
    <w:rsid w:val="00C84FEC"/>
    <w:rsid w:val="00CA3916"/>
    <w:rsid w:val="00CB07B1"/>
    <w:rsid w:val="00CC47F3"/>
    <w:rsid w:val="00CF5EF5"/>
    <w:rsid w:val="00D1066D"/>
    <w:rsid w:val="00D10841"/>
    <w:rsid w:val="00D14694"/>
    <w:rsid w:val="00D15C86"/>
    <w:rsid w:val="00D15CD0"/>
    <w:rsid w:val="00D4798F"/>
    <w:rsid w:val="00D60821"/>
    <w:rsid w:val="00D6572B"/>
    <w:rsid w:val="00D853F9"/>
    <w:rsid w:val="00DA7D17"/>
    <w:rsid w:val="00DB199E"/>
    <w:rsid w:val="00DD29B3"/>
    <w:rsid w:val="00DD675C"/>
    <w:rsid w:val="00DD7D07"/>
    <w:rsid w:val="00E01DD7"/>
    <w:rsid w:val="00E17797"/>
    <w:rsid w:val="00E26DCC"/>
    <w:rsid w:val="00E30EB3"/>
    <w:rsid w:val="00E43BFA"/>
    <w:rsid w:val="00E667EF"/>
    <w:rsid w:val="00E961D8"/>
    <w:rsid w:val="00EA0C92"/>
    <w:rsid w:val="00EA4A66"/>
    <w:rsid w:val="00EA593E"/>
    <w:rsid w:val="00EB2006"/>
    <w:rsid w:val="00EC165B"/>
    <w:rsid w:val="00EC5165"/>
    <w:rsid w:val="00EE4722"/>
    <w:rsid w:val="00F22A5A"/>
    <w:rsid w:val="00F22F52"/>
    <w:rsid w:val="00F47F4B"/>
    <w:rsid w:val="00F75CCE"/>
    <w:rsid w:val="00F768CF"/>
    <w:rsid w:val="00F84C6F"/>
    <w:rsid w:val="00F943D6"/>
    <w:rsid w:val="00FA6C97"/>
    <w:rsid w:val="00FB5336"/>
    <w:rsid w:val="00FC0B47"/>
    <w:rsid w:val="00FC0D49"/>
    <w:rsid w:val="00FC103A"/>
    <w:rsid w:val="00FC60D5"/>
    <w:rsid w:val="00FE13D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7D5A"/>
    <w:rPr>
      <w:rFonts w:cstheme="minorHAnsi"/>
      <w:sz w:val="24"/>
      <w:szCs w:val="24"/>
    </w:rPr>
  </w:style>
  <w:style w:type="paragraph" w:styleId="Heading1">
    <w:name w:val="heading 1"/>
    <w:basedOn w:val="Normal"/>
    <w:next w:val="Normal"/>
    <w:link w:val="Heading1Char"/>
    <w:uiPriority w:val="9"/>
    <w:qFormat/>
    <w:rsid w:val="009A5B35"/>
    <w:pPr>
      <w:keepNext/>
      <w:keepLines/>
      <w:numPr>
        <w:numId w:val="1"/>
      </w:numPr>
      <w:spacing w:before="240" w:after="240"/>
      <w:outlineLvl w:val="0"/>
    </w:pPr>
    <w:rPr>
      <w:rFonts w:ascii="Times New Roman" w:eastAsiaTheme="majorEastAsia" w:hAnsi="Times New Roman" w:cs="Times New Roman"/>
      <w:b/>
      <w:color w:val="000000" w:themeColor="text1"/>
      <w:sz w:val="32"/>
      <w:szCs w:val="32"/>
    </w:rPr>
  </w:style>
  <w:style w:type="paragraph" w:styleId="Heading2">
    <w:name w:val="heading 2"/>
    <w:basedOn w:val="Normal"/>
    <w:next w:val="Normal"/>
    <w:link w:val="Heading2Char"/>
    <w:uiPriority w:val="9"/>
    <w:qFormat/>
    <w:rsid w:val="009A5B35"/>
    <w:pPr>
      <w:keepNext/>
      <w:keepLines/>
      <w:numPr>
        <w:ilvl w:val="1"/>
        <w:numId w:val="1"/>
      </w:numPr>
      <w:spacing w:before="40" w:after="240"/>
      <w:outlineLvl w:val="1"/>
    </w:pPr>
    <w:rPr>
      <w:rFonts w:ascii="Times New Roman" w:eastAsiaTheme="majorEastAsia" w:hAnsi="Times New Roman" w:cs="Times New Roman"/>
      <w:b/>
      <w:color w:val="000000" w:themeColor="text1"/>
      <w:sz w:val="28"/>
      <w:szCs w:val="28"/>
    </w:rPr>
  </w:style>
  <w:style w:type="paragraph" w:styleId="Heading3">
    <w:name w:val="heading 3"/>
    <w:basedOn w:val="Normal"/>
    <w:next w:val="Normal"/>
    <w:link w:val="Heading3Char"/>
    <w:uiPriority w:val="9"/>
    <w:qFormat/>
    <w:rsid w:val="009A5B35"/>
    <w:pPr>
      <w:keepNext/>
      <w:keepLines/>
      <w:numPr>
        <w:ilvl w:val="2"/>
        <w:numId w:val="1"/>
      </w:numPr>
      <w:spacing w:before="40" w:after="240"/>
      <w:outlineLvl w:val="2"/>
    </w:pPr>
    <w:rPr>
      <w:rFonts w:ascii="Times New Roman" w:eastAsiaTheme="majorEastAsia" w:hAnsi="Times New Roman" w:cs="Times New Roman"/>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5B35"/>
    <w:rPr>
      <w:rFonts w:ascii="Times New Roman" w:eastAsiaTheme="majorEastAsia" w:hAnsi="Times New Roman" w:cs="Times New Roman"/>
      <w:b/>
      <w:color w:val="000000" w:themeColor="text1"/>
      <w:sz w:val="32"/>
      <w:szCs w:val="32"/>
    </w:rPr>
  </w:style>
  <w:style w:type="character" w:customStyle="1" w:styleId="Heading2Char">
    <w:name w:val="Heading 2 Char"/>
    <w:basedOn w:val="DefaultParagraphFont"/>
    <w:link w:val="Heading2"/>
    <w:uiPriority w:val="9"/>
    <w:rsid w:val="009A5B35"/>
    <w:rPr>
      <w:rFonts w:ascii="Times New Roman" w:eastAsiaTheme="majorEastAsia" w:hAnsi="Times New Roman" w:cs="Times New Roman"/>
      <w:b/>
      <w:color w:val="000000" w:themeColor="text1"/>
      <w:sz w:val="28"/>
      <w:szCs w:val="28"/>
    </w:rPr>
  </w:style>
  <w:style w:type="character" w:customStyle="1" w:styleId="Heading3Char">
    <w:name w:val="Heading 3 Char"/>
    <w:basedOn w:val="DefaultParagraphFont"/>
    <w:link w:val="Heading3"/>
    <w:uiPriority w:val="9"/>
    <w:rsid w:val="009A5B35"/>
    <w:rPr>
      <w:rFonts w:ascii="Times New Roman" w:eastAsiaTheme="majorEastAsia" w:hAnsi="Times New Roman" w:cs="Times New Roman"/>
      <w:b/>
      <w:color w:val="000000" w:themeColor="text1"/>
      <w:sz w:val="26"/>
      <w:szCs w:val="26"/>
    </w:rPr>
  </w:style>
  <w:style w:type="paragraph" w:styleId="NoSpacing">
    <w:name w:val="No Spacing"/>
    <w:uiPriority w:val="1"/>
    <w:qFormat/>
    <w:rsid w:val="00DD29B3"/>
    <w:pPr>
      <w:spacing w:after="0" w:line="240" w:lineRule="auto"/>
    </w:pPr>
    <w:rPr>
      <w:rFonts w:ascii="Euphemia" w:hAnsi="Euphemia" w:cs="Times New Roman"/>
      <w:sz w:val="24"/>
      <w:szCs w:val="24"/>
    </w:rPr>
  </w:style>
  <w:style w:type="paragraph" w:styleId="Subtitle">
    <w:name w:val="Subtitle"/>
    <w:basedOn w:val="Normal"/>
    <w:next w:val="Normal"/>
    <w:link w:val="SubtitleChar"/>
    <w:uiPriority w:val="11"/>
    <w:qFormat/>
    <w:rsid w:val="00DD29B3"/>
    <w:pPr>
      <w:numPr>
        <w:ilvl w:val="1"/>
      </w:numPr>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DD29B3"/>
    <w:rPr>
      <w:rFonts w:eastAsiaTheme="minorEastAsia"/>
      <w:color w:val="5A5A5A" w:themeColor="text1" w:themeTint="A5"/>
      <w:spacing w:val="15"/>
    </w:rPr>
  </w:style>
  <w:style w:type="paragraph" w:styleId="Header">
    <w:name w:val="header"/>
    <w:basedOn w:val="Normal"/>
    <w:link w:val="HeaderChar"/>
    <w:uiPriority w:val="99"/>
    <w:unhideWhenUsed/>
    <w:rsid w:val="00900D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0DBE"/>
    <w:rPr>
      <w:rFonts w:ascii="Segoe UI Semibold" w:hAnsi="Segoe UI Semibold"/>
      <w:sz w:val="24"/>
      <w:szCs w:val="24"/>
    </w:rPr>
  </w:style>
  <w:style w:type="paragraph" w:styleId="Footer">
    <w:name w:val="footer"/>
    <w:basedOn w:val="Normal"/>
    <w:link w:val="FooterChar"/>
    <w:uiPriority w:val="99"/>
    <w:unhideWhenUsed/>
    <w:rsid w:val="00900D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0DBE"/>
    <w:rPr>
      <w:rFonts w:ascii="Segoe UI Semibold" w:hAnsi="Segoe UI Semibold"/>
      <w:sz w:val="24"/>
      <w:szCs w:val="24"/>
    </w:rPr>
  </w:style>
  <w:style w:type="character" w:styleId="Hyperlink">
    <w:name w:val="Hyperlink"/>
    <w:basedOn w:val="DefaultParagraphFont"/>
    <w:uiPriority w:val="99"/>
    <w:unhideWhenUsed/>
    <w:rsid w:val="00A554FB"/>
    <w:rPr>
      <w:color w:val="0563C1" w:themeColor="hyperlink"/>
      <w:u w:val="single"/>
    </w:rPr>
  </w:style>
  <w:style w:type="paragraph" w:styleId="BalloonText">
    <w:name w:val="Balloon Text"/>
    <w:basedOn w:val="Normal"/>
    <w:link w:val="BalloonTextChar"/>
    <w:uiPriority w:val="99"/>
    <w:semiHidden/>
    <w:unhideWhenUsed/>
    <w:rsid w:val="001E23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239C"/>
    <w:rPr>
      <w:rFonts w:ascii="Tahoma" w:hAnsi="Tahoma" w:cs="Tahoma"/>
      <w:sz w:val="16"/>
      <w:szCs w:val="16"/>
    </w:rPr>
  </w:style>
  <w:style w:type="paragraph" w:styleId="ListParagraph">
    <w:name w:val="List Paragraph"/>
    <w:basedOn w:val="Normal"/>
    <w:uiPriority w:val="34"/>
    <w:qFormat/>
    <w:rsid w:val="00A53146"/>
    <w:pPr>
      <w:ind w:left="720"/>
      <w:contextualSpacing/>
    </w:pPr>
  </w:style>
  <w:style w:type="character" w:styleId="PageNumber">
    <w:name w:val="page number"/>
    <w:basedOn w:val="DefaultParagraphFont"/>
    <w:uiPriority w:val="99"/>
    <w:semiHidden/>
    <w:unhideWhenUsed/>
    <w:rsid w:val="00487C6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7D5A"/>
    <w:rPr>
      <w:rFonts w:cstheme="minorHAnsi"/>
      <w:sz w:val="24"/>
      <w:szCs w:val="24"/>
    </w:rPr>
  </w:style>
  <w:style w:type="paragraph" w:styleId="Heading1">
    <w:name w:val="heading 1"/>
    <w:basedOn w:val="Normal"/>
    <w:next w:val="Normal"/>
    <w:link w:val="Heading1Char"/>
    <w:uiPriority w:val="9"/>
    <w:qFormat/>
    <w:rsid w:val="009A5B35"/>
    <w:pPr>
      <w:keepNext/>
      <w:keepLines/>
      <w:numPr>
        <w:numId w:val="1"/>
      </w:numPr>
      <w:spacing w:before="240" w:after="240"/>
      <w:outlineLvl w:val="0"/>
    </w:pPr>
    <w:rPr>
      <w:rFonts w:ascii="Times New Roman" w:eastAsiaTheme="majorEastAsia" w:hAnsi="Times New Roman" w:cs="Times New Roman"/>
      <w:b/>
      <w:color w:val="000000" w:themeColor="text1"/>
      <w:sz w:val="32"/>
      <w:szCs w:val="32"/>
    </w:rPr>
  </w:style>
  <w:style w:type="paragraph" w:styleId="Heading2">
    <w:name w:val="heading 2"/>
    <w:basedOn w:val="Normal"/>
    <w:next w:val="Normal"/>
    <w:link w:val="Heading2Char"/>
    <w:uiPriority w:val="9"/>
    <w:qFormat/>
    <w:rsid w:val="009A5B35"/>
    <w:pPr>
      <w:keepNext/>
      <w:keepLines/>
      <w:numPr>
        <w:ilvl w:val="1"/>
        <w:numId w:val="1"/>
      </w:numPr>
      <w:spacing w:before="40" w:after="240"/>
      <w:outlineLvl w:val="1"/>
    </w:pPr>
    <w:rPr>
      <w:rFonts w:ascii="Times New Roman" w:eastAsiaTheme="majorEastAsia" w:hAnsi="Times New Roman" w:cs="Times New Roman"/>
      <w:b/>
      <w:color w:val="000000" w:themeColor="text1"/>
      <w:sz w:val="28"/>
      <w:szCs w:val="28"/>
    </w:rPr>
  </w:style>
  <w:style w:type="paragraph" w:styleId="Heading3">
    <w:name w:val="heading 3"/>
    <w:basedOn w:val="Normal"/>
    <w:next w:val="Normal"/>
    <w:link w:val="Heading3Char"/>
    <w:uiPriority w:val="9"/>
    <w:qFormat/>
    <w:rsid w:val="009A5B35"/>
    <w:pPr>
      <w:keepNext/>
      <w:keepLines/>
      <w:numPr>
        <w:ilvl w:val="2"/>
        <w:numId w:val="1"/>
      </w:numPr>
      <w:spacing w:before="40" w:after="240"/>
      <w:outlineLvl w:val="2"/>
    </w:pPr>
    <w:rPr>
      <w:rFonts w:ascii="Times New Roman" w:eastAsiaTheme="majorEastAsia" w:hAnsi="Times New Roman" w:cs="Times New Roman"/>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5B35"/>
    <w:rPr>
      <w:rFonts w:ascii="Times New Roman" w:eastAsiaTheme="majorEastAsia" w:hAnsi="Times New Roman" w:cs="Times New Roman"/>
      <w:b/>
      <w:color w:val="000000" w:themeColor="text1"/>
      <w:sz w:val="32"/>
      <w:szCs w:val="32"/>
    </w:rPr>
  </w:style>
  <w:style w:type="character" w:customStyle="1" w:styleId="Heading2Char">
    <w:name w:val="Heading 2 Char"/>
    <w:basedOn w:val="DefaultParagraphFont"/>
    <w:link w:val="Heading2"/>
    <w:uiPriority w:val="9"/>
    <w:rsid w:val="009A5B35"/>
    <w:rPr>
      <w:rFonts w:ascii="Times New Roman" w:eastAsiaTheme="majorEastAsia" w:hAnsi="Times New Roman" w:cs="Times New Roman"/>
      <w:b/>
      <w:color w:val="000000" w:themeColor="text1"/>
      <w:sz w:val="28"/>
      <w:szCs w:val="28"/>
    </w:rPr>
  </w:style>
  <w:style w:type="character" w:customStyle="1" w:styleId="Heading3Char">
    <w:name w:val="Heading 3 Char"/>
    <w:basedOn w:val="DefaultParagraphFont"/>
    <w:link w:val="Heading3"/>
    <w:uiPriority w:val="9"/>
    <w:rsid w:val="009A5B35"/>
    <w:rPr>
      <w:rFonts w:ascii="Times New Roman" w:eastAsiaTheme="majorEastAsia" w:hAnsi="Times New Roman" w:cs="Times New Roman"/>
      <w:b/>
      <w:color w:val="000000" w:themeColor="text1"/>
      <w:sz w:val="26"/>
      <w:szCs w:val="26"/>
    </w:rPr>
  </w:style>
  <w:style w:type="paragraph" w:styleId="NoSpacing">
    <w:name w:val="No Spacing"/>
    <w:uiPriority w:val="1"/>
    <w:qFormat/>
    <w:rsid w:val="00DD29B3"/>
    <w:pPr>
      <w:spacing w:after="0" w:line="240" w:lineRule="auto"/>
    </w:pPr>
    <w:rPr>
      <w:rFonts w:ascii="Euphemia" w:hAnsi="Euphemia" w:cs="Times New Roman"/>
      <w:sz w:val="24"/>
      <w:szCs w:val="24"/>
    </w:rPr>
  </w:style>
  <w:style w:type="paragraph" w:styleId="Subtitle">
    <w:name w:val="Subtitle"/>
    <w:basedOn w:val="Normal"/>
    <w:next w:val="Normal"/>
    <w:link w:val="SubtitleChar"/>
    <w:uiPriority w:val="11"/>
    <w:qFormat/>
    <w:rsid w:val="00DD29B3"/>
    <w:pPr>
      <w:numPr>
        <w:ilvl w:val="1"/>
      </w:numPr>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DD29B3"/>
    <w:rPr>
      <w:rFonts w:eastAsiaTheme="minorEastAsia"/>
      <w:color w:val="5A5A5A" w:themeColor="text1" w:themeTint="A5"/>
      <w:spacing w:val="15"/>
    </w:rPr>
  </w:style>
  <w:style w:type="paragraph" w:styleId="Header">
    <w:name w:val="header"/>
    <w:basedOn w:val="Normal"/>
    <w:link w:val="HeaderChar"/>
    <w:uiPriority w:val="99"/>
    <w:unhideWhenUsed/>
    <w:rsid w:val="00900D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0DBE"/>
    <w:rPr>
      <w:rFonts w:ascii="Segoe UI Semibold" w:hAnsi="Segoe UI Semibold"/>
      <w:sz w:val="24"/>
      <w:szCs w:val="24"/>
    </w:rPr>
  </w:style>
  <w:style w:type="paragraph" w:styleId="Footer">
    <w:name w:val="footer"/>
    <w:basedOn w:val="Normal"/>
    <w:link w:val="FooterChar"/>
    <w:uiPriority w:val="99"/>
    <w:unhideWhenUsed/>
    <w:rsid w:val="00900D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0DBE"/>
    <w:rPr>
      <w:rFonts w:ascii="Segoe UI Semibold" w:hAnsi="Segoe UI Semibold"/>
      <w:sz w:val="24"/>
      <w:szCs w:val="24"/>
    </w:rPr>
  </w:style>
  <w:style w:type="character" w:styleId="Hyperlink">
    <w:name w:val="Hyperlink"/>
    <w:basedOn w:val="DefaultParagraphFont"/>
    <w:uiPriority w:val="99"/>
    <w:unhideWhenUsed/>
    <w:rsid w:val="00A554FB"/>
    <w:rPr>
      <w:color w:val="0563C1" w:themeColor="hyperlink"/>
      <w:u w:val="single"/>
    </w:rPr>
  </w:style>
  <w:style w:type="paragraph" w:styleId="BalloonText">
    <w:name w:val="Balloon Text"/>
    <w:basedOn w:val="Normal"/>
    <w:link w:val="BalloonTextChar"/>
    <w:uiPriority w:val="99"/>
    <w:semiHidden/>
    <w:unhideWhenUsed/>
    <w:rsid w:val="001E23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239C"/>
    <w:rPr>
      <w:rFonts w:ascii="Tahoma" w:hAnsi="Tahoma" w:cs="Tahoma"/>
      <w:sz w:val="16"/>
      <w:szCs w:val="16"/>
    </w:rPr>
  </w:style>
  <w:style w:type="paragraph" w:styleId="ListParagraph">
    <w:name w:val="List Paragraph"/>
    <w:basedOn w:val="Normal"/>
    <w:uiPriority w:val="34"/>
    <w:qFormat/>
    <w:rsid w:val="00A53146"/>
    <w:pPr>
      <w:ind w:left="720"/>
      <w:contextualSpacing/>
    </w:pPr>
  </w:style>
  <w:style w:type="character" w:styleId="PageNumber">
    <w:name w:val="page number"/>
    <w:basedOn w:val="DefaultParagraphFont"/>
    <w:uiPriority w:val="99"/>
    <w:semiHidden/>
    <w:unhideWhenUsed/>
    <w:rsid w:val="00487C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3616689">
      <w:bodyDiv w:val="1"/>
      <w:marLeft w:val="0"/>
      <w:marRight w:val="0"/>
      <w:marTop w:val="0"/>
      <w:marBottom w:val="0"/>
      <w:divBdr>
        <w:top w:val="none" w:sz="0" w:space="0" w:color="auto"/>
        <w:left w:val="none" w:sz="0" w:space="0" w:color="auto"/>
        <w:bottom w:val="none" w:sz="0" w:space="0" w:color="auto"/>
        <w:right w:val="none" w:sz="0" w:space="0" w:color="auto"/>
      </w:divBdr>
      <w:divsChild>
        <w:div w:id="1649937836">
          <w:marLeft w:val="0"/>
          <w:marRight w:val="0"/>
          <w:marTop w:val="0"/>
          <w:marBottom w:val="0"/>
          <w:divBdr>
            <w:top w:val="none" w:sz="0" w:space="0" w:color="auto"/>
            <w:left w:val="none" w:sz="0" w:space="0" w:color="auto"/>
            <w:bottom w:val="none" w:sz="0" w:space="0" w:color="auto"/>
            <w:right w:val="none" w:sz="0" w:space="0" w:color="auto"/>
          </w:divBdr>
          <w:divsChild>
            <w:div w:id="7401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yperlink" Target="https://github.com/jmcooper/angular-fundamentals-files"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microsoft.com/office/2007/relationships/stylesWithEffects" Target="stylesWithEffects.xml"/><Relationship Id="rId9" Type="http://schemas.openxmlformats.org/officeDocument/2006/relationships/hyperlink" Target="https://jcoop.io/angular-practice-exercise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465C66-A62E-4485-AB90-79F7A0EFB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2683</TotalTime>
  <Pages>1</Pages>
  <Words>1934</Words>
  <Characters>11028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sonu</dc:creator>
  <cp:keywords/>
  <dc:description/>
  <cp:lastModifiedBy>swapnajit</cp:lastModifiedBy>
  <cp:revision>240</cp:revision>
  <dcterms:created xsi:type="dcterms:W3CDTF">2019-12-31T10:19:00Z</dcterms:created>
  <dcterms:modified xsi:type="dcterms:W3CDTF">2020-02-19T06:41:00Z</dcterms:modified>
</cp:coreProperties>
</file>